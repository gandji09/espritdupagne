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1EFFC3" w14:textId="77777777" w:rsidR="0012067D" w:rsidRPr="00563AEA" w:rsidRDefault="0012067D" w:rsidP="0012067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fr-FR"/>
        </w:rPr>
        <w:drawing>
          <wp:anchor distT="0" distB="0" distL="114300" distR="114300" simplePos="0" relativeHeight="251659264" behindDoc="0" locked="0" layoutInCell="1" allowOverlap="1" wp14:anchorId="42A74DEB" wp14:editId="2F549F6E">
            <wp:simplePos x="0" y="0"/>
            <wp:positionH relativeFrom="margin">
              <wp:posOffset>-366090</wp:posOffset>
            </wp:positionH>
            <wp:positionV relativeFrom="paragraph">
              <wp:posOffset>204470</wp:posOffset>
            </wp:positionV>
            <wp:extent cx="1221638" cy="749935"/>
            <wp:effectExtent l="0" t="0" r="0" b="0"/>
            <wp:wrapNone/>
            <wp:docPr id="1" name="Image 1" descr="C:\Users\HP\AppData\Local\Microsoft\Windows\Temporary Internet Files\Content.Word\IMG-20220712-WA01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Microsoft\Windows\Temporary Internet Files\Content.Word\IMG-20220712-WA011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33" t="4678" r="10697" b="7750"/>
                    <a:stretch/>
                  </pic:blipFill>
                  <pic:spPr bwMode="auto">
                    <a:xfrm>
                      <a:off x="0" y="0"/>
                      <a:ext cx="1221638" cy="74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3AEA">
        <w:rPr>
          <w:rFonts w:ascii="Times New Roman" w:hAnsi="Times New Roman" w:cs="Times New Roman"/>
          <w:b/>
          <w:sz w:val="28"/>
          <w:szCs w:val="28"/>
        </w:rPr>
        <w:t>CENTRE DE FORMATION PROFESSIONNELLE ESPRIT DU PAGNE</w:t>
      </w:r>
    </w:p>
    <w:p w14:paraId="4646C3B1" w14:textId="77777777" w:rsidR="0012067D" w:rsidRPr="00563AEA" w:rsidRDefault="0012067D" w:rsidP="0012067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63AEA">
        <w:rPr>
          <w:rFonts w:ascii="Times New Roman" w:hAnsi="Times New Roman" w:cs="Times New Roman"/>
          <w:b/>
          <w:sz w:val="28"/>
          <w:szCs w:val="28"/>
        </w:rPr>
        <w:t>Couture – Broderie – spécialiste des modes Africaine</w:t>
      </w:r>
    </w:p>
    <w:p w14:paraId="23CE2DB3" w14:textId="0EC49602" w:rsidR="0012067D" w:rsidRPr="00563AEA" w:rsidRDefault="005E4635" w:rsidP="0012067D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5E4635">
        <w:rPr>
          <w:rFonts w:ascii="Times New Roman" w:hAnsi="Times New Roman" w:cs="Times New Roman"/>
          <w:sz w:val="28"/>
          <w:szCs w:val="28"/>
          <w:u w:val="single"/>
        </w:rPr>
        <w:t>Tél</w:t>
      </w:r>
      <w:r>
        <w:rPr>
          <w:rFonts w:ascii="Times New Roman" w:hAnsi="Times New Roman" w:cs="Times New Roman"/>
          <w:sz w:val="28"/>
          <w:szCs w:val="28"/>
        </w:rPr>
        <w:t> : 97870627 /</w:t>
      </w:r>
      <w:r w:rsidR="0012067D" w:rsidRPr="00563AEA">
        <w:rPr>
          <w:rFonts w:ascii="Times New Roman" w:hAnsi="Times New Roman" w:cs="Times New Roman"/>
          <w:sz w:val="28"/>
          <w:szCs w:val="28"/>
        </w:rPr>
        <w:t>95054770 /</w:t>
      </w:r>
      <w:r>
        <w:rPr>
          <w:rFonts w:ascii="Times New Roman" w:hAnsi="Times New Roman" w:cs="Times New Roman"/>
          <w:sz w:val="28"/>
          <w:szCs w:val="28"/>
        </w:rPr>
        <w:t>97 72 21 61</w:t>
      </w:r>
      <w:r w:rsidR="0012067D" w:rsidRPr="00563AEA">
        <w:rPr>
          <w:rFonts w:ascii="Times New Roman" w:hAnsi="Times New Roman" w:cs="Times New Roman"/>
          <w:sz w:val="28"/>
          <w:szCs w:val="28"/>
        </w:rPr>
        <w:t xml:space="preserve"> Bureau : 98198897</w:t>
      </w:r>
    </w:p>
    <w:p w14:paraId="3C059B2E" w14:textId="6734CE98" w:rsidR="0012067D" w:rsidRPr="0012067D" w:rsidRDefault="0012067D" w:rsidP="001206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3AE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</w:t>
      </w:r>
    </w:p>
    <w:p w14:paraId="44610A1D" w14:textId="3F561345" w:rsidR="00247EBD" w:rsidRPr="003C35A0" w:rsidRDefault="00946CF0">
      <w:pPr>
        <w:jc w:val="right"/>
        <w:rPr>
          <w:rFonts w:ascii="Bookman Old Style" w:hAnsi="Bookman Old Style"/>
          <w:sz w:val="24"/>
          <w:rPrChange w:id="0" w:author="TOSHIBA" w:date="2022-08-05T12:43:00Z">
            <w:rPr/>
          </w:rPrChange>
        </w:rPr>
        <w:pPrChange w:id="1" w:author="TOSHIBA" w:date="2022-08-05T12:43:00Z">
          <w:pPr/>
        </w:pPrChange>
      </w:pPr>
      <w:r w:rsidRPr="003C35A0">
        <w:rPr>
          <w:rFonts w:ascii="Bookman Old Style" w:hAnsi="Bookman Old Style"/>
          <w:sz w:val="24"/>
          <w:rPrChange w:id="2" w:author="TOSHIBA" w:date="2022-08-05T12:43:00Z">
            <w:rPr/>
          </w:rPrChange>
        </w:rPr>
        <w:t xml:space="preserve">Lundi, </w:t>
      </w:r>
      <w:del w:id="3" w:author="TOSHIBA" w:date="2022-08-05T12:43:00Z">
        <w:r w:rsidR="00577ADD">
          <w:delText>8</w:delText>
        </w:r>
      </w:del>
      <w:ins w:id="4" w:author="TOSHIBA" w:date="2022-08-05T12:43:00Z">
        <w:r w:rsidRPr="003C35A0">
          <w:rPr>
            <w:rFonts w:ascii="Bookman Old Style" w:hAnsi="Bookman Old Style"/>
            <w:sz w:val="24"/>
            <w:szCs w:val="24"/>
          </w:rPr>
          <w:t>1</w:t>
        </w:r>
        <w:r w:rsidRPr="003C35A0">
          <w:rPr>
            <w:rFonts w:ascii="Bookman Old Style" w:hAnsi="Bookman Old Style"/>
            <w:sz w:val="24"/>
            <w:szCs w:val="24"/>
            <w:vertAlign w:val="superscript"/>
          </w:rPr>
          <w:t>er</w:t>
        </w:r>
      </w:ins>
      <w:r w:rsidRPr="003C35A0">
        <w:rPr>
          <w:rFonts w:ascii="Bookman Old Style" w:hAnsi="Bookman Old Style"/>
          <w:sz w:val="24"/>
          <w:rPrChange w:id="5" w:author="TOSHIBA" w:date="2022-08-05T12:43:00Z">
            <w:rPr/>
          </w:rPrChange>
        </w:rPr>
        <w:t xml:space="preserve"> Août 2022</w:t>
      </w:r>
    </w:p>
    <w:p w14:paraId="0C1F5652" w14:textId="77887DA7" w:rsidR="003C35A0" w:rsidRPr="00315EDF" w:rsidRDefault="00946CF0">
      <w:pPr>
        <w:rPr>
          <w:ins w:id="6" w:author="TOSHIBA" w:date="2022-08-05T12:43:00Z"/>
          <w:rFonts w:ascii="Bookman Old Style" w:hAnsi="Bookman Old Style"/>
          <w:sz w:val="24"/>
        </w:rPr>
      </w:pPr>
      <w:r w:rsidRPr="003C35A0">
        <w:rPr>
          <w:rFonts w:ascii="Bookman Old Style" w:hAnsi="Bookman Old Style"/>
          <w:sz w:val="24"/>
          <w:rPrChange w:id="7" w:author="TOSHIBA" w:date="2022-08-05T12:43:00Z">
            <w:rPr/>
          </w:rPrChange>
        </w:rPr>
        <w:t xml:space="preserve">Nom et Prénoms : </w:t>
      </w:r>
      <w:del w:id="8" w:author="TOSHIBA" w:date="2022-08-05T12:43:00Z">
        <w:r w:rsidR="00577ADD">
          <w:delText>………………………………………………………………………………………………………………………………..</w:delText>
        </w:r>
      </w:del>
      <w:ins w:id="9" w:author="TOSHIBA" w:date="2022-08-05T12:43:00Z">
        <w:r w:rsidRPr="003C35A0">
          <w:rPr>
            <w:rFonts w:ascii="Bookman Old Style" w:hAnsi="Bookman Old Style"/>
            <w:sz w:val="24"/>
            <w:szCs w:val="24"/>
          </w:rPr>
          <w:t>………………………………………………………………………</w:t>
        </w:r>
        <w:r w:rsidR="003C35A0">
          <w:rPr>
            <w:rFonts w:ascii="Bookman Old Style" w:hAnsi="Bookman Old Style"/>
            <w:sz w:val="24"/>
            <w:szCs w:val="24"/>
          </w:rPr>
          <w:t>…..</w:t>
        </w:r>
      </w:ins>
      <w:del w:id="10" w:author="TOSHIBA" w:date="2022-08-05T12:43:00Z">
        <w:r w:rsidR="00577ADD">
          <w:delText>DEVOIR</w:delText>
        </w:r>
      </w:del>
    </w:p>
    <w:p w14:paraId="3C711116" w14:textId="1942FDE9" w:rsidR="00577ADD" w:rsidRDefault="00133EAD">
      <w:pPr>
        <w:rPr>
          <w:del w:id="11" w:author="TOSHIBA" w:date="2022-08-05T12:43:00Z"/>
        </w:rPr>
      </w:pPr>
      <w:ins w:id="12" w:author="TOSHIBA" w:date="2022-08-05T12:43:00Z">
        <w:r w:rsidRPr="003C35A0">
          <w:rPr>
            <w:rFonts w:ascii="Bookman Old Style" w:hAnsi="Bookman Old Style"/>
            <w:b/>
            <w:bCs/>
            <w:sz w:val="28"/>
            <w:szCs w:val="28"/>
          </w:rPr>
          <w:t>Devoir</w:t>
        </w:r>
      </w:ins>
      <w:r w:rsidRPr="003C35A0">
        <w:rPr>
          <w:rFonts w:ascii="Bookman Old Style" w:hAnsi="Bookman Old Style"/>
          <w:b/>
          <w:sz w:val="28"/>
          <w:rPrChange w:id="13" w:author="TOSHIBA" w:date="2022-08-05T12:43:00Z">
            <w:rPr/>
          </w:rPrChange>
        </w:rPr>
        <w:t xml:space="preserve"> N</w:t>
      </w:r>
      <w:r w:rsidR="009848FC" w:rsidRPr="00FD4712">
        <w:rPr>
          <w:rFonts w:ascii="Bookman Old Style" w:hAnsi="Bookman Old Style"/>
          <w:b/>
          <w:bCs/>
          <w:sz w:val="28"/>
          <w:szCs w:val="28"/>
        </w:rPr>
        <w:t>°</w:t>
      </w:r>
      <w:del w:id="14" w:author="TOSHIBA" w:date="2022-08-05T12:43:00Z">
        <w:r w:rsidR="00577ADD">
          <w:delText xml:space="preserve">° </w:delText>
        </w:r>
      </w:del>
      <w:r w:rsidRPr="003C35A0">
        <w:rPr>
          <w:rFonts w:ascii="Bookman Old Style" w:hAnsi="Bookman Old Style"/>
          <w:b/>
          <w:sz w:val="28"/>
          <w:rPrChange w:id="15" w:author="TOSHIBA" w:date="2022-08-05T12:43:00Z">
            <w:rPr/>
          </w:rPrChange>
        </w:rPr>
        <w:t>2</w:t>
      </w:r>
      <w:del w:id="16" w:author="TOSHIBA" w:date="2022-08-05T12:43:00Z">
        <w:r w:rsidR="00577ADD">
          <w:delText>/ NIVEAU 3</w:delText>
        </w:r>
        <w:r w:rsidR="00577ADD">
          <w:tab/>
        </w:r>
        <w:r w:rsidR="00577ADD">
          <w:tab/>
        </w:r>
        <w:r w:rsidR="00577ADD">
          <w:tab/>
        </w:r>
      </w:del>
    </w:p>
    <w:p w14:paraId="6B2C7344" w14:textId="71B9341C" w:rsidR="00133EAD" w:rsidRPr="003C35A0" w:rsidRDefault="00577ADD">
      <w:pPr>
        <w:rPr>
          <w:rFonts w:ascii="Bookman Old Style" w:hAnsi="Bookman Old Style"/>
          <w:b/>
          <w:sz w:val="28"/>
          <w:rPrChange w:id="17" w:author="TOSHIBA" w:date="2022-08-05T12:43:00Z">
            <w:rPr/>
          </w:rPrChange>
        </w:rPr>
      </w:pPr>
      <w:del w:id="18" w:author="TOSHIBA" w:date="2022-08-05T12:43:00Z">
        <w:r>
          <w:delText xml:space="preserve">EPREUVES THEORIQUES </w:delText>
        </w:r>
        <w:r>
          <w:tab/>
          <w:delText>DUREE</w:delText>
        </w:r>
      </w:del>
      <w:ins w:id="19" w:author="TOSHIBA" w:date="2022-08-05T12:43:00Z">
        <w:r w:rsidR="00133EAD" w:rsidRPr="003C35A0">
          <w:rPr>
            <w:rFonts w:ascii="Bookman Old Style" w:hAnsi="Bookman Old Style"/>
            <w:b/>
            <w:bCs/>
            <w:sz w:val="28"/>
            <w:szCs w:val="28"/>
          </w:rPr>
          <w:t xml:space="preserve"> Epreuves </w:t>
        </w:r>
        <w:r w:rsidR="00B50BC4" w:rsidRPr="003C35A0">
          <w:rPr>
            <w:rFonts w:ascii="Bookman Old Style" w:hAnsi="Bookman Old Style"/>
            <w:b/>
            <w:bCs/>
            <w:sz w:val="28"/>
            <w:szCs w:val="28"/>
          </w:rPr>
          <w:t>Théoriques - Durée</w:t>
        </w:r>
      </w:ins>
      <w:r w:rsidR="00B50BC4" w:rsidRPr="003C35A0">
        <w:rPr>
          <w:rFonts w:ascii="Bookman Old Style" w:hAnsi="Bookman Old Style"/>
          <w:b/>
          <w:sz w:val="28"/>
          <w:rPrChange w:id="20" w:author="TOSHIBA" w:date="2022-08-05T12:43:00Z">
            <w:rPr/>
          </w:rPrChange>
        </w:rPr>
        <w:t xml:space="preserve"> : 2 </w:t>
      </w:r>
      <w:del w:id="21" w:author="TOSHIBA" w:date="2022-08-05T12:43:00Z">
        <w:r>
          <w:delText>Heures</w:delText>
        </w:r>
      </w:del>
      <w:ins w:id="22" w:author="TOSHIBA" w:date="2022-08-05T12:43:00Z">
        <w:r w:rsidR="00B50BC4" w:rsidRPr="003C35A0">
          <w:rPr>
            <w:rFonts w:ascii="Bookman Old Style" w:hAnsi="Bookman Old Style"/>
            <w:b/>
            <w:bCs/>
            <w:sz w:val="28"/>
            <w:szCs w:val="28"/>
          </w:rPr>
          <w:t>heures</w:t>
        </w:r>
      </w:ins>
    </w:p>
    <w:p w14:paraId="3FE6784B" w14:textId="3F1F75B2" w:rsidR="00B50BC4" w:rsidRPr="003C35A0" w:rsidRDefault="00B50BC4" w:rsidP="00B50BC4">
      <w:pPr>
        <w:pStyle w:val="Paragraphedeliste"/>
        <w:numPr>
          <w:ilvl w:val="0"/>
          <w:numId w:val="1"/>
        </w:numPr>
        <w:rPr>
          <w:ins w:id="23" w:author="TOSHIBA" w:date="2022-08-05T12:43:00Z"/>
          <w:rFonts w:ascii="Bookman Old Style" w:hAnsi="Bookman Old Style"/>
          <w:sz w:val="24"/>
          <w:szCs w:val="24"/>
        </w:rPr>
      </w:pPr>
      <w:ins w:id="24" w:author="TOSHIBA" w:date="2022-08-05T12:43:00Z">
        <w:r w:rsidRPr="003C35A0">
          <w:rPr>
            <w:rFonts w:ascii="Bookman Old Style" w:hAnsi="Bookman Old Style"/>
            <w:sz w:val="24"/>
            <w:szCs w:val="24"/>
          </w:rPr>
          <w:t xml:space="preserve">Réaliser le tracé de base du Camisole à manche Raglan en miniature selon les mesures ci-après : </w:t>
        </w:r>
        <w:r w:rsidR="001A3857" w:rsidRPr="003C35A0">
          <w:rPr>
            <w:rFonts w:ascii="Bookman Old Style" w:hAnsi="Bookman Old Style"/>
            <w:sz w:val="24"/>
            <w:szCs w:val="24"/>
          </w:rPr>
          <w:t xml:space="preserve">TE 36 ; TP 94 ; TB : 102 ; LM 22 ; TM 32 ; TT </w:t>
        </w:r>
        <w:r w:rsidR="00275C8E" w:rsidRPr="003C35A0">
          <w:rPr>
            <w:rFonts w:ascii="Bookman Old Style" w:hAnsi="Bookman Old Style"/>
            <w:sz w:val="24"/>
            <w:szCs w:val="24"/>
          </w:rPr>
          <w:t>86</w:t>
        </w:r>
        <w:r w:rsidR="001A3857" w:rsidRPr="003C35A0">
          <w:rPr>
            <w:rFonts w:ascii="Bookman Old Style" w:hAnsi="Bookman Old Style"/>
            <w:sz w:val="24"/>
            <w:szCs w:val="24"/>
          </w:rPr>
          <w:t> ; HP 25</w:t>
        </w:r>
        <w:r w:rsidR="00275C8E" w:rsidRPr="003C35A0">
          <w:rPr>
            <w:rFonts w:ascii="Bookman Old Style" w:hAnsi="Bookman Old Style"/>
            <w:sz w:val="24"/>
            <w:szCs w:val="24"/>
          </w:rPr>
          <w:t xml:space="preserve"> ; LTD 48 ; LTD 40 ; ES 20 ; LC </w:t>
        </w:r>
        <w:r w:rsidR="00360393" w:rsidRPr="003C35A0">
          <w:rPr>
            <w:rFonts w:ascii="Bookman Old Style" w:hAnsi="Bookman Old Style"/>
            <w:sz w:val="24"/>
            <w:szCs w:val="24"/>
          </w:rPr>
          <w:t xml:space="preserve"> 60 ; DOS 20</w:t>
        </w:r>
        <w:r w:rsidR="00D920A3" w:rsidRPr="003C35A0">
          <w:rPr>
            <w:rFonts w:ascii="Bookman Old Style" w:hAnsi="Bookman Old Style"/>
            <w:sz w:val="24"/>
            <w:szCs w:val="24"/>
          </w:rPr>
          <w:t>.</w:t>
        </w:r>
      </w:ins>
    </w:p>
    <w:p w14:paraId="34F314FE" w14:textId="6786358D" w:rsidR="00D920A3" w:rsidRPr="003C35A0" w:rsidRDefault="00D920A3" w:rsidP="00B50BC4">
      <w:pPr>
        <w:pStyle w:val="Paragraphedeliste"/>
        <w:numPr>
          <w:ilvl w:val="0"/>
          <w:numId w:val="1"/>
        </w:numPr>
        <w:rPr>
          <w:ins w:id="25" w:author="TOSHIBA" w:date="2022-08-05T12:43:00Z"/>
          <w:rFonts w:ascii="Bookman Old Style" w:hAnsi="Bookman Old Style"/>
          <w:sz w:val="24"/>
          <w:szCs w:val="24"/>
        </w:rPr>
      </w:pPr>
      <w:ins w:id="26" w:author="TOSHIBA" w:date="2022-08-05T12:43:00Z">
        <w:r w:rsidRPr="003C35A0">
          <w:rPr>
            <w:rFonts w:ascii="Bookman Old Style" w:hAnsi="Bookman Old Style"/>
            <w:sz w:val="24"/>
            <w:szCs w:val="24"/>
          </w:rPr>
          <w:t>Le Corsage à manche raglan est coupé en combien de pièces ?</w:t>
        </w:r>
      </w:ins>
    </w:p>
    <w:p w14:paraId="22C14FC5" w14:textId="63D3D24D" w:rsidR="00D920A3" w:rsidRPr="003C35A0" w:rsidRDefault="00D920A3" w:rsidP="00B50BC4">
      <w:pPr>
        <w:pStyle w:val="Paragraphedeliste"/>
        <w:numPr>
          <w:ilvl w:val="0"/>
          <w:numId w:val="1"/>
        </w:numPr>
        <w:rPr>
          <w:ins w:id="27" w:author="TOSHIBA" w:date="2022-08-05T12:43:00Z"/>
          <w:rFonts w:ascii="Bookman Old Style" w:hAnsi="Bookman Old Style"/>
          <w:sz w:val="24"/>
          <w:szCs w:val="24"/>
        </w:rPr>
      </w:pPr>
      <w:ins w:id="28" w:author="TOSHIBA" w:date="2022-08-05T12:43:00Z">
        <w:r w:rsidRPr="003C35A0">
          <w:rPr>
            <w:rFonts w:ascii="Bookman Old Style" w:hAnsi="Bookman Old Style"/>
            <w:sz w:val="24"/>
            <w:szCs w:val="24"/>
          </w:rPr>
          <w:t>La Camisole à manche ballon est coupée en de pièces ?</w:t>
        </w:r>
      </w:ins>
    </w:p>
    <w:p w14:paraId="5037D24D" w14:textId="33F4A8D0" w:rsidR="00D920A3" w:rsidRPr="003C35A0" w:rsidRDefault="00D920A3" w:rsidP="00B50BC4">
      <w:pPr>
        <w:pStyle w:val="Paragraphedeliste"/>
        <w:numPr>
          <w:ilvl w:val="0"/>
          <w:numId w:val="1"/>
        </w:numPr>
        <w:rPr>
          <w:ins w:id="29" w:author="TOSHIBA" w:date="2022-08-05T12:43:00Z"/>
          <w:rFonts w:ascii="Bookman Old Style" w:hAnsi="Bookman Old Style"/>
          <w:sz w:val="24"/>
          <w:szCs w:val="24"/>
        </w:rPr>
      </w:pPr>
      <w:ins w:id="30" w:author="TOSHIBA" w:date="2022-08-05T12:43:00Z">
        <w:r w:rsidRPr="003C35A0">
          <w:rPr>
            <w:rFonts w:ascii="Bookman Old Style" w:hAnsi="Bookman Old Style"/>
            <w:sz w:val="24"/>
            <w:szCs w:val="24"/>
          </w:rPr>
          <w:t>Donnez la fonction technique du Corsage à manche raglan</w:t>
        </w:r>
      </w:ins>
    </w:p>
    <w:p w14:paraId="4BFD0310" w14:textId="29D360BE" w:rsidR="00D920A3" w:rsidRPr="003C35A0" w:rsidRDefault="00D920A3" w:rsidP="00B50BC4">
      <w:pPr>
        <w:pStyle w:val="Paragraphedeliste"/>
        <w:numPr>
          <w:ilvl w:val="0"/>
          <w:numId w:val="1"/>
        </w:numPr>
        <w:rPr>
          <w:ins w:id="31" w:author="TOSHIBA" w:date="2022-08-05T12:43:00Z"/>
          <w:rFonts w:ascii="Bookman Old Style" w:hAnsi="Bookman Old Style"/>
          <w:sz w:val="24"/>
          <w:szCs w:val="24"/>
        </w:rPr>
      </w:pPr>
      <w:ins w:id="32" w:author="TOSHIBA" w:date="2022-08-05T12:43:00Z">
        <w:r w:rsidRPr="003C35A0">
          <w:rPr>
            <w:rFonts w:ascii="Bookman Old Style" w:hAnsi="Bookman Old Style"/>
            <w:sz w:val="24"/>
            <w:szCs w:val="24"/>
          </w:rPr>
          <w:t>Réaliser le tracé de base de la Languette du Pantalon sans plis dont le Bassin est 106.</w:t>
        </w:r>
      </w:ins>
    </w:p>
    <w:p w14:paraId="625181E9" w14:textId="7E5DF536" w:rsidR="00B50BC4" w:rsidRDefault="00B50BC4"/>
    <w:p w14:paraId="604DC04C" w14:textId="77777777" w:rsidR="00167420" w:rsidRDefault="00167420"/>
    <w:p w14:paraId="21D7138E" w14:textId="77777777" w:rsidR="00167420" w:rsidRDefault="00167420"/>
    <w:p w14:paraId="5315F04C" w14:textId="77777777" w:rsidR="00167420" w:rsidRDefault="00167420"/>
    <w:p w14:paraId="0BB078EA" w14:textId="77777777" w:rsidR="00167420" w:rsidRDefault="00167420"/>
    <w:p w14:paraId="0C1B72AA" w14:textId="77777777" w:rsidR="00167420" w:rsidRDefault="00167420"/>
    <w:p w14:paraId="140AAC71" w14:textId="77777777" w:rsidR="00167420" w:rsidRDefault="00167420"/>
    <w:p w14:paraId="788625DE" w14:textId="77777777" w:rsidR="00167420" w:rsidRDefault="00167420"/>
    <w:p w14:paraId="4D67A60A" w14:textId="77777777" w:rsidR="00167420" w:rsidRDefault="00167420"/>
    <w:p w14:paraId="1C59B928" w14:textId="77777777" w:rsidR="00167420" w:rsidRDefault="00167420"/>
    <w:p w14:paraId="3921001C" w14:textId="77777777" w:rsidR="00167420" w:rsidRDefault="00167420"/>
    <w:p w14:paraId="420DFE13" w14:textId="77777777" w:rsidR="00167420" w:rsidRDefault="00167420"/>
    <w:p w14:paraId="2DD8F8D1" w14:textId="77777777" w:rsidR="00167420" w:rsidRDefault="00167420"/>
    <w:p w14:paraId="77CE4290" w14:textId="77777777" w:rsidR="00167420" w:rsidRDefault="00167420"/>
    <w:p w14:paraId="3EDC89F2" w14:textId="77777777" w:rsidR="00167420" w:rsidRDefault="00167420"/>
    <w:p w14:paraId="2DA4D7AA" w14:textId="77777777" w:rsidR="00167420" w:rsidRDefault="00167420"/>
    <w:p w14:paraId="545B9F80" w14:textId="77777777" w:rsidR="00180653" w:rsidRDefault="00180653">
      <w:pPr>
        <w:rPr>
          <w:ins w:id="33" w:author="TOSHIBA" w:date="2022-08-05T12:43:00Z"/>
        </w:rPr>
      </w:pPr>
    </w:p>
    <w:p w14:paraId="75950DCD" w14:textId="77777777" w:rsidR="003C35A0" w:rsidRDefault="003C35A0">
      <w:pPr>
        <w:rPr>
          <w:ins w:id="34" w:author="TOSHIBA" w:date="2022-08-05T12:43:00Z"/>
        </w:rPr>
      </w:pPr>
    </w:p>
    <w:p w14:paraId="27F26AED" w14:textId="77777777" w:rsidR="00167420" w:rsidRPr="00563AEA" w:rsidRDefault="00167420" w:rsidP="00167420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35" w:name="_Hlk110072466"/>
      <w:r>
        <w:rPr>
          <w:noProof/>
          <w:lang w:eastAsia="fr-FR"/>
        </w:rPr>
        <w:lastRenderedPageBreak/>
        <w:drawing>
          <wp:anchor distT="0" distB="0" distL="114300" distR="114300" simplePos="0" relativeHeight="251669504" behindDoc="0" locked="0" layoutInCell="1" allowOverlap="1" wp14:anchorId="5EE05DB1" wp14:editId="60773D98">
            <wp:simplePos x="0" y="0"/>
            <wp:positionH relativeFrom="margin">
              <wp:posOffset>-366090</wp:posOffset>
            </wp:positionH>
            <wp:positionV relativeFrom="paragraph">
              <wp:posOffset>204470</wp:posOffset>
            </wp:positionV>
            <wp:extent cx="1221638" cy="749935"/>
            <wp:effectExtent l="0" t="0" r="0" b="0"/>
            <wp:wrapNone/>
            <wp:docPr id="6" name="Image 6" descr="C:\Users\HP\AppData\Local\Microsoft\Windows\Temporary Internet Files\Content.Word\IMG-20220712-WA01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Microsoft\Windows\Temporary Internet Files\Content.Word\IMG-20220712-WA011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33" t="4678" r="10697" b="7750"/>
                    <a:stretch/>
                  </pic:blipFill>
                  <pic:spPr bwMode="auto">
                    <a:xfrm>
                      <a:off x="0" y="0"/>
                      <a:ext cx="1221638" cy="74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3AEA">
        <w:rPr>
          <w:rFonts w:ascii="Times New Roman" w:hAnsi="Times New Roman" w:cs="Times New Roman"/>
          <w:b/>
          <w:sz w:val="28"/>
          <w:szCs w:val="28"/>
        </w:rPr>
        <w:t>CENTRE DE FORMATION PROFESSIONNELLE ESPRIT DU PAGNE</w:t>
      </w:r>
    </w:p>
    <w:p w14:paraId="19FCDB98" w14:textId="77777777" w:rsidR="00167420" w:rsidRPr="00563AEA" w:rsidRDefault="00167420" w:rsidP="00167420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63AEA">
        <w:rPr>
          <w:rFonts w:ascii="Times New Roman" w:hAnsi="Times New Roman" w:cs="Times New Roman"/>
          <w:b/>
          <w:sz w:val="28"/>
          <w:szCs w:val="28"/>
        </w:rPr>
        <w:t>Couture – Broderie – spécialiste des modes Africaine</w:t>
      </w:r>
    </w:p>
    <w:p w14:paraId="1481135D" w14:textId="77777777" w:rsidR="00167420" w:rsidRPr="00563AEA" w:rsidRDefault="00167420" w:rsidP="00167420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5E4635">
        <w:rPr>
          <w:rFonts w:ascii="Times New Roman" w:hAnsi="Times New Roman" w:cs="Times New Roman"/>
          <w:sz w:val="28"/>
          <w:szCs w:val="28"/>
          <w:u w:val="single"/>
        </w:rPr>
        <w:t>Tél</w:t>
      </w:r>
      <w:r>
        <w:rPr>
          <w:rFonts w:ascii="Times New Roman" w:hAnsi="Times New Roman" w:cs="Times New Roman"/>
          <w:sz w:val="28"/>
          <w:szCs w:val="28"/>
        </w:rPr>
        <w:t> : 97870627 /</w:t>
      </w:r>
      <w:r w:rsidRPr="00563AEA">
        <w:rPr>
          <w:rFonts w:ascii="Times New Roman" w:hAnsi="Times New Roman" w:cs="Times New Roman"/>
          <w:sz w:val="28"/>
          <w:szCs w:val="28"/>
        </w:rPr>
        <w:t>95054770 /</w:t>
      </w:r>
      <w:r>
        <w:rPr>
          <w:rFonts w:ascii="Times New Roman" w:hAnsi="Times New Roman" w:cs="Times New Roman"/>
          <w:sz w:val="28"/>
          <w:szCs w:val="28"/>
        </w:rPr>
        <w:t>97 72 21 61</w:t>
      </w:r>
      <w:r w:rsidRPr="00563AEA">
        <w:rPr>
          <w:rFonts w:ascii="Times New Roman" w:hAnsi="Times New Roman" w:cs="Times New Roman"/>
          <w:sz w:val="28"/>
          <w:szCs w:val="28"/>
        </w:rPr>
        <w:t xml:space="preserve"> Bureau : 98198897</w:t>
      </w:r>
    </w:p>
    <w:p w14:paraId="36D092A7" w14:textId="77777777" w:rsidR="00167420" w:rsidRPr="0012067D" w:rsidRDefault="00167420" w:rsidP="0016742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3AE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</w:t>
      </w:r>
    </w:p>
    <w:p w14:paraId="7A96EF86" w14:textId="77777777" w:rsidR="00167420" w:rsidRPr="003C35A0" w:rsidRDefault="00167420">
      <w:pPr>
        <w:jc w:val="right"/>
        <w:rPr>
          <w:rFonts w:ascii="Bookman Old Style" w:hAnsi="Bookman Old Style"/>
          <w:sz w:val="24"/>
          <w:rPrChange w:id="36" w:author="TOSHIBA" w:date="2022-08-05T12:43:00Z">
            <w:rPr/>
          </w:rPrChange>
        </w:rPr>
        <w:pPrChange w:id="37" w:author="TOSHIBA" w:date="2022-08-05T12:43:00Z">
          <w:pPr/>
        </w:pPrChange>
      </w:pPr>
      <w:r w:rsidRPr="003C35A0">
        <w:rPr>
          <w:rFonts w:ascii="Bookman Old Style" w:hAnsi="Bookman Old Style"/>
          <w:sz w:val="24"/>
          <w:rPrChange w:id="38" w:author="TOSHIBA" w:date="2022-08-05T12:43:00Z">
            <w:rPr/>
          </w:rPrChange>
        </w:rPr>
        <w:t xml:space="preserve">Lundi, </w:t>
      </w:r>
      <w:del w:id="39" w:author="TOSHIBA" w:date="2022-08-05T12:43:00Z">
        <w:r>
          <w:delText>8</w:delText>
        </w:r>
      </w:del>
      <w:ins w:id="40" w:author="TOSHIBA" w:date="2022-08-05T12:43:00Z">
        <w:r w:rsidRPr="003C35A0">
          <w:rPr>
            <w:rFonts w:ascii="Bookman Old Style" w:hAnsi="Bookman Old Style"/>
            <w:sz w:val="24"/>
            <w:szCs w:val="24"/>
          </w:rPr>
          <w:t>1</w:t>
        </w:r>
        <w:r w:rsidRPr="003C35A0">
          <w:rPr>
            <w:rFonts w:ascii="Bookman Old Style" w:hAnsi="Bookman Old Style"/>
            <w:sz w:val="24"/>
            <w:szCs w:val="24"/>
            <w:vertAlign w:val="superscript"/>
          </w:rPr>
          <w:t>er</w:t>
        </w:r>
      </w:ins>
      <w:r w:rsidRPr="003C35A0">
        <w:rPr>
          <w:rFonts w:ascii="Bookman Old Style" w:hAnsi="Bookman Old Style"/>
          <w:sz w:val="24"/>
          <w:rPrChange w:id="41" w:author="TOSHIBA" w:date="2022-08-05T12:43:00Z">
            <w:rPr/>
          </w:rPrChange>
        </w:rPr>
        <w:t xml:space="preserve"> Août 2022</w:t>
      </w:r>
    </w:p>
    <w:p w14:paraId="118C4ED3" w14:textId="4E283510" w:rsidR="003C35A0" w:rsidRPr="00315EDF" w:rsidRDefault="00167420" w:rsidP="003C35A0">
      <w:pPr>
        <w:rPr>
          <w:ins w:id="42" w:author="TOSHIBA" w:date="2022-08-05T12:43:00Z"/>
          <w:rFonts w:ascii="Bookman Old Style" w:hAnsi="Bookman Old Style"/>
          <w:sz w:val="24"/>
        </w:rPr>
      </w:pPr>
      <w:r w:rsidRPr="003C35A0">
        <w:rPr>
          <w:rFonts w:ascii="Bookman Old Style" w:hAnsi="Bookman Old Style"/>
          <w:sz w:val="24"/>
          <w:rPrChange w:id="43" w:author="TOSHIBA" w:date="2022-08-05T12:43:00Z">
            <w:rPr/>
          </w:rPrChange>
        </w:rPr>
        <w:t xml:space="preserve">Nom et Prénoms : </w:t>
      </w:r>
      <w:del w:id="44" w:author="TOSHIBA" w:date="2022-08-05T12:43:00Z">
        <w:r>
          <w:delText>………………………………………………………………………………………………………………………………..</w:delText>
        </w:r>
      </w:del>
      <w:ins w:id="45" w:author="TOSHIBA" w:date="2022-08-05T12:43:00Z">
        <w:r w:rsidRPr="003C35A0">
          <w:rPr>
            <w:rFonts w:ascii="Bookman Old Style" w:hAnsi="Bookman Old Style"/>
            <w:sz w:val="24"/>
            <w:szCs w:val="24"/>
          </w:rPr>
          <w:t>………………………………………………………………………</w:t>
        </w:r>
        <w:r>
          <w:rPr>
            <w:rFonts w:ascii="Bookman Old Style" w:hAnsi="Bookman Old Style"/>
            <w:sz w:val="24"/>
            <w:szCs w:val="24"/>
          </w:rPr>
          <w:t>…..</w:t>
        </w:r>
      </w:ins>
    </w:p>
    <w:p w14:paraId="4EB8B83D" w14:textId="1EE02D9F" w:rsidR="003C35A0" w:rsidRPr="003C35A0" w:rsidRDefault="003C35A0" w:rsidP="003C35A0">
      <w:pPr>
        <w:rPr>
          <w:ins w:id="46" w:author="TOSHIBA" w:date="2022-08-05T12:43:00Z"/>
          <w:rFonts w:ascii="Bookman Old Style" w:hAnsi="Bookman Old Style"/>
          <w:b/>
          <w:bCs/>
          <w:sz w:val="28"/>
          <w:szCs w:val="28"/>
        </w:rPr>
      </w:pPr>
      <w:ins w:id="47" w:author="TOSHIBA" w:date="2022-08-05T12:43:00Z">
        <w:r w:rsidRPr="003C35A0">
          <w:rPr>
            <w:rFonts w:ascii="Bookman Old Style" w:hAnsi="Bookman Old Style"/>
            <w:b/>
            <w:bCs/>
            <w:sz w:val="28"/>
            <w:szCs w:val="28"/>
          </w:rPr>
          <w:t>Devoir N</w:t>
        </w:r>
      </w:ins>
      <w:r w:rsidR="009848FC" w:rsidRPr="00FD4712">
        <w:rPr>
          <w:rFonts w:ascii="Bookman Old Style" w:hAnsi="Bookman Old Style"/>
          <w:b/>
          <w:bCs/>
          <w:sz w:val="28"/>
          <w:szCs w:val="28"/>
        </w:rPr>
        <w:t>°</w:t>
      </w:r>
      <w:ins w:id="48" w:author="TOSHIBA" w:date="2022-08-05T12:43:00Z">
        <w:r w:rsidRPr="003C35A0">
          <w:rPr>
            <w:rFonts w:ascii="Bookman Old Style" w:hAnsi="Bookman Old Style"/>
            <w:b/>
            <w:bCs/>
            <w:sz w:val="28"/>
            <w:szCs w:val="28"/>
          </w:rPr>
          <w:t>2 Epreuves Théoriques - Durée : 2 heures</w:t>
        </w:r>
      </w:ins>
    </w:p>
    <w:p w14:paraId="1F80CFDB" w14:textId="0A681B24" w:rsidR="003C35A0" w:rsidRPr="003C35A0" w:rsidRDefault="003C35A0" w:rsidP="003C35A0">
      <w:pPr>
        <w:pStyle w:val="Paragraphedeliste"/>
        <w:numPr>
          <w:ilvl w:val="0"/>
          <w:numId w:val="3"/>
        </w:numPr>
        <w:rPr>
          <w:ins w:id="49" w:author="TOSHIBA" w:date="2022-08-05T12:43:00Z"/>
          <w:rFonts w:ascii="Bookman Old Style" w:hAnsi="Bookman Old Style"/>
          <w:sz w:val="24"/>
          <w:szCs w:val="24"/>
        </w:rPr>
      </w:pPr>
      <w:bookmarkStart w:id="50" w:name="_Hlk110072982"/>
      <w:bookmarkEnd w:id="35"/>
      <w:ins w:id="51" w:author="TOSHIBA" w:date="2022-08-05T12:43:00Z">
        <w:r w:rsidRPr="003C35A0">
          <w:rPr>
            <w:rFonts w:ascii="Bookman Old Style" w:hAnsi="Bookman Old Style"/>
            <w:sz w:val="24"/>
            <w:szCs w:val="24"/>
          </w:rPr>
          <w:t>Réaliser le tracé de base du Camisole à manche Raglan en miniature selon les mesures ci-après : TE 36 ; TP 94 ; TB : 102 ; LM 22 ; TM 32 ; TT 86 ; HP 25 ; LTD 48 ; LTD 40 ; ES 20 ; LC  60 ; DOS 20.</w:t>
        </w:r>
      </w:ins>
    </w:p>
    <w:bookmarkEnd w:id="50"/>
    <w:p w14:paraId="2BB2DA47" w14:textId="77777777" w:rsidR="003C35A0" w:rsidRPr="003C35A0" w:rsidRDefault="003C35A0" w:rsidP="003C35A0">
      <w:pPr>
        <w:pStyle w:val="Paragraphedeliste"/>
        <w:numPr>
          <w:ilvl w:val="0"/>
          <w:numId w:val="3"/>
        </w:numPr>
        <w:rPr>
          <w:ins w:id="52" w:author="TOSHIBA" w:date="2022-08-05T12:43:00Z"/>
          <w:rFonts w:ascii="Bookman Old Style" w:hAnsi="Bookman Old Style"/>
          <w:sz w:val="24"/>
          <w:szCs w:val="24"/>
        </w:rPr>
      </w:pPr>
      <w:ins w:id="53" w:author="TOSHIBA" w:date="2022-08-05T12:43:00Z">
        <w:r w:rsidRPr="003C35A0">
          <w:rPr>
            <w:rFonts w:ascii="Bookman Old Style" w:hAnsi="Bookman Old Style"/>
            <w:sz w:val="24"/>
            <w:szCs w:val="24"/>
          </w:rPr>
          <w:t>Le Corsage à manche raglan est coupé en combien de pièces ?</w:t>
        </w:r>
      </w:ins>
    </w:p>
    <w:p w14:paraId="4B325343" w14:textId="663434CC" w:rsidR="000F381D" w:rsidRPr="000F381D" w:rsidRDefault="003C35A0" w:rsidP="000F381D">
      <w:pPr>
        <w:pStyle w:val="Paragraphedeliste"/>
        <w:numPr>
          <w:ilvl w:val="0"/>
          <w:numId w:val="3"/>
        </w:numPr>
        <w:rPr>
          <w:ins w:id="54" w:author="TOSHIBA" w:date="2022-08-05T12:43:00Z"/>
          <w:rFonts w:ascii="Bookman Old Style" w:hAnsi="Bookman Old Style"/>
          <w:sz w:val="24"/>
          <w:szCs w:val="24"/>
        </w:rPr>
      </w:pPr>
      <w:ins w:id="55" w:author="TOSHIBA" w:date="2022-08-05T12:43:00Z">
        <w:r w:rsidRPr="003C35A0">
          <w:rPr>
            <w:rFonts w:ascii="Bookman Old Style" w:hAnsi="Bookman Old Style"/>
            <w:sz w:val="24"/>
            <w:szCs w:val="24"/>
          </w:rPr>
          <w:t>La Camisole à manche ballon est coupée en de pièces ?</w:t>
        </w:r>
      </w:ins>
    </w:p>
    <w:p w14:paraId="6E6FB8F9" w14:textId="77777777" w:rsidR="003C35A0" w:rsidRPr="003C35A0" w:rsidRDefault="003C35A0" w:rsidP="003C35A0">
      <w:pPr>
        <w:pStyle w:val="Paragraphedeliste"/>
        <w:numPr>
          <w:ilvl w:val="0"/>
          <w:numId w:val="3"/>
        </w:numPr>
        <w:rPr>
          <w:ins w:id="56" w:author="TOSHIBA" w:date="2022-08-05T12:43:00Z"/>
          <w:rFonts w:ascii="Bookman Old Style" w:hAnsi="Bookman Old Style"/>
          <w:sz w:val="24"/>
          <w:szCs w:val="24"/>
        </w:rPr>
      </w:pPr>
      <w:ins w:id="57" w:author="TOSHIBA" w:date="2022-08-05T12:43:00Z">
        <w:r w:rsidRPr="003C35A0">
          <w:rPr>
            <w:rFonts w:ascii="Bookman Old Style" w:hAnsi="Bookman Old Style"/>
            <w:sz w:val="24"/>
            <w:szCs w:val="24"/>
          </w:rPr>
          <w:t>Donnez la fonction technique du Corsage à manche raglan</w:t>
        </w:r>
      </w:ins>
    </w:p>
    <w:p w14:paraId="4F180871" w14:textId="77777777" w:rsidR="003C35A0" w:rsidRPr="003C35A0" w:rsidRDefault="003C35A0" w:rsidP="003C35A0">
      <w:pPr>
        <w:pStyle w:val="Paragraphedeliste"/>
        <w:numPr>
          <w:ilvl w:val="0"/>
          <w:numId w:val="3"/>
        </w:numPr>
        <w:rPr>
          <w:ins w:id="58" w:author="TOSHIBA" w:date="2022-08-05T12:43:00Z"/>
          <w:rFonts w:ascii="Bookman Old Style" w:hAnsi="Bookman Old Style"/>
          <w:sz w:val="24"/>
          <w:szCs w:val="24"/>
        </w:rPr>
      </w:pPr>
      <w:ins w:id="59" w:author="TOSHIBA" w:date="2022-08-05T12:43:00Z">
        <w:r w:rsidRPr="003C35A0">
          <w:rPr>
            <w:rFonts w:ascii="Bookman Old Style" w:hAnsi="Bookman Old Style"/>
            <w:sz w:val="24"/>
            <w:szCs w:val="24"/>
          </w:rPr>
          <w:t>Réaliser le tracé de base de la Languette du Pantalon sans plis dont le Bassin est 106.</w:t>
        </w:r>
      </w:ins>
    </w:p>
    <w:p w14:paraId="7782E99A" w14:textId="02EBAA55" w:rsidR="003C35A0" w:rsidRDefault="003C35A0"/>
    <w:p w14:paraId="5982D871" w14:textId="77777777" w:rsidR="00167420" w:rsidRDefault="00167420"/>
    <w:p w14:paraId="0BB65A4B" w14:textId="77777777" w:rsidR="00167420" w:rsidRDefault="00167420"/>
    <w:p w14:paraId="6DB2B0A8" w14:textId="77777777" w:rsidR="00167420" w:rsidRDefault="00167420"/>
    <w:p w14:paraId="7B300CD2" w14:textId="77777777" w:rsidR="00167420" w:rsidRDefault="00167420"/>
    <w:p w14:paraId="7D68D4CA" w14:textId="77777777" w:rsidR="00167420" w:rsidRDefault="00167420"/>
    <w:p w14:paraId="39B83701" w14:textId="77777777" w:rsidR="00167420" w:rsidRDefault="00167420"/>
    <w:p w14:paraId="6B22F14F" w14:textId="77777777" w:rsidR="00167420" w:rsidRDefault="00167420"/>
    <w:p w14:paraId="36905CA2" w14:textId="77777777" w:rsidR="00167420" w:rsidRDefault="00167420"/>
    <w:p w14:paraId="5B3E9348" w14:textId="77777777" w:rsidR="00167420" w:rsidRDefault="00167420"/>
    <w:p w14:paraId="0AA52898" w14:textId="77777777" w:rsidR="00167420" w:rsidRDefault="00167420"/>
    <w:p w14:paraId="7D131739" w14:textId="77777777" w:rsidR="00167420" w:rsidRDefault="00167420"/>
    <w:p w14:paraId="3A0B30A3" w14:textId="77777777" w:rsidR="00167420" w:rsidRDefault="00167420"/>
    <w:p w14:paraId="4F8E95F3" w14:textId="77777777" w:rsidR="00167420" w:rsidRDefault="00167420"/>
    <w:p w14:paraId="2C1B68F0" w14:textId="77777777" w:rsidR="00167420" w:rsidRDefault="00167420"/>
    <w:p w14:paraId="01A39F88" w14:textId="77777777" w:rsidR="00167420" w:rsidRDefault="00167420"/>
    <w:p w14:paraId="40C3F824" w14:textId="77777777" w:rsidR="00655828" w:rsidRDefault="00655828"/>
    <w:p w14:paraId="32609BAB" w14:textId="77777777" w:rsidR="00167420" w:rsidRDefault="00167420">
      <w:pPr>
        <w:rPr>
          <w:ins w:id="60" w:author="TOSHIBA" w:date="2022-08-05T12:43:00Z"/>
        </w:rPr>
      </w:pPr>
    </w:p>
    <w:p w14:paraId="3F40B9E6" w14:textId="77777777" w:rsidR="00167420" w:rsidRPr="00563AEA" w:rsidRDefault="00167420" w:rsidP="00167420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61" w:name="_Hlk110073189"/>
      <w:r>
        <w:rPr>
          <w:noProof/>
          <w:lang w:eastAsia="fr-FR"/>
        </w:rPr>
        <w:lastRenderedPageBreak/>
        <w:drawing>
          <wp:anchor distT="0" distB="0" distL="114300" distR="114300" simplePos="0" relativeHeight="251671552" behindDoc="0" locked="0" layoutInCell="1" allowOverlap="1" wp14:anchorId="3738131D" wp14:editId="7D421E3E">
            <wp:simplePos x="0" y="0"/>
            <wp:positionH relativeFrom="margin">
              <wp:posOffset>-366090</wp:posOffset>
            </wp:positionH>
            <wp:positionV relativeFrom="paragraph">
              <wp:posOffset>204470</wp:posOffset>
            </wp:positionV>
            <wp:extent cx="1221638" cy="749935"/>
            <wp:effectExtent l="0" t="0" r="0" b="0"/>
            <wp:wrapNone/>
            <wp:docPr id="7" name="Image 7" descr="C:\Users\HP\AppData\Local\Microsoft\Windows\Temporary Internet Files\Content.Word\IMG-20220712-WA01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Microsoft\Windows\Temporary Internet Files\Content.Word\IMG-20220712-WA011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33" t="4678" r="10697" b="7750"/>
                    <a:stretch/>
                  </pic:blipFill>
                  <pic:spPr bwMode="auto">
                    <a:xfrm>
                      <a:off x="0" y="0"/>
                      <a:ext cx="1221638" cy="74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3AEA">
        <w:rPr>
          <w:rFonts w:ascii="Times New Roman" w:hAnsi="Times New Roman" w:cs="Times New Roman"/>
          <w:b/>
          <w:sz w:val="28"/>
          <w:szCs w:val="28"/>
        </w:rPr>
        <w:t>CENTRE DE FORMATION PROFESSIONNELLE ESPRIT DU PAGNE</w:t>
      </w:r>
    </w:p>
    <w:p w14:paraId="31289109" w14:textId="77777777" w:rsidR="00167420" w:rsidRPr="00563AEA" w:rsidRDefault="00167420" w:rsidP="00167420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63AEA">
        <w:rPr>
          <w:rFonts w:ascii="Times New Roman" w:hAnsi="Times New Roman" w:cs="Times New Roman"/>
          <w:b/>
          <w:sz w:val="28"/>
          <w:szCs w:val="28"/>
        </w:rPr>
        <w:t>Couture – Broderie – spécialiste des modes Africaine</w:t>
      </w:r>
    </w:p>
    <w:p w14:paraId="7C50CFFF" w14:textId="77777777" w:rsidR="00167420" w:rsidRPr="00563AEA" w:rsidRDefault="00167420" w:rsidP="00167420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5E4635">
        <w:rPr>
          <w:rFonts w:ascii="Times New Roman" w:hAnsi="Times New Roman" w:cs="Times New Roman"/>
          <w:sz w:val="28"/>
          <w:szCs w:val="28"/>
          <w:u w:val="single"/>
        </w:rPr>
        <w:t>Tél</w:t>
      </w:r>
      <w:r>
        <w:rPr>
          <w:rFonts w:ascii="Times New Roman" w:hAnsi="Times New Roman" w:cs="Times New Roman"/>
          <w:sz w:val="28"/>
          <w:szCs w:val="28"/>
        </w:rPr>
        <w:t> : 97870627 /</w:t>
      </w:r>
      <w:r w:rsidRPr="00563AEA">
        <w:rPr>
          <w:rFonts w:ascii="Times New Roman" w:hAnsi="Times New Roman" w:cs="Times New Roman"/>
          <w:sz w:val="28"/>
          <w:szCs w:val="28"/>
        </w:rPr>
        <w:t>95054770 /</w:t>
      </w:r>
      <w:r>
        <w:rPr>
          <w:rFonts w:ascii="Times New Roman" w:hAnsi="Times New Roman" w:cs="Times New Roman"/>
          <w:sz w:val="28"/>
          <w:szCs w:val="28"/>
        </w:rPr>
        <w:t>97 72 21 61</w:t>
      </w:r>
      <w:r w:rsidRPr="00563AEA">
        <w:rPr>
          <w:rFonts w:ascii="Times New Roman" w:hAnsi="Times New Roman" w:cs="Times New Roman"/>
          <w:sz w:val="28"/>
          <w:szCs w:val="28"/>
        </w:rPr>
        <w:t xml:space="preserve"> Bureau : 98198897</w:t>
      </w:r>
    </w:p>
    <w:p w14:paraId="43485FA6" w14:textId="77777777" w:rsidR="00167420" w:rsidRPr="0012067D" w:rsidRDefault="00167420" w:rsidP="0016742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3AE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</w:t>
      </w:r>
    </w:p>
    <w:p w14:paraId="4A8A4071" w14:textId="77777777" w:rsidR="00167420" w:rsidRPr="003C35A0" w:rsidRDefault="00167420">
      <w:pPr>
        <w:jc w:val="right"/>
        <w:rPr>
          <w:rFonts w:ascii="Bookman Old Style" w:hAnsi="Bookman Old Style"/>
          <w:sz w:val="24"/>
          <w:rPrChange w:id="62" w:author="TOSHIBA" w:date="2022-08-05T12:43:00Z">
            <w:rPr/>
          </w:rPrChange>
        </w:rPr>
        <w:pPrChange w:id="63" w:author="TOSHIBA" w:date="2022-08-05T12:43:00Z">
          <w:pPr/>
        </w:pPrChange>
      </w:pPr>
      <w:r w:rsidRPr="003C35A0">
        <w:rPr>
          <w:rFonts w:ascii="Bookman Old Style" w:hAnsi="Bookman Old Style"/>
          <w:sz w:val="24"/>
          <w:rPrChange w:id="64" w:author="TOSHIBA" w:date="2022-08-05T12:43:00Z">
            <w:rPr/>
          </w:rPrChange>
        </w:rPr>
        <w:t xml:space="preserve">Lundi, </w:t>
      </w:r>
      <w:del w:id="65" w:author="TOSHIBA" w:date="2022-08-05T12:43:00Z">
        <w:r>
          <w:delText>8</w:delText>
        </w:r>
      </w:del>
      <w:ins w:id="66" w:author="TOSHIBA" w:date="2022-08-05T12:43:00Z">
        <w:r w:rsidRPr="003C35A0">
          <w:rPr>
            <w:rFonts w:ascii="Bookman Old Style" w:hAnsi="Bookman Old Style"/>
            <w:sz w:val="24"/>
            <w:szCs w:val="24"/>
          </w:rPr>
          <w:t>1</w:t>
        </w:r>
        <w:r w:rsidRPr="003C35A0">
          <w:rPr>
            <w:rFonts w:ascii="Bookman Old Style" w:hAnsi="Bookman Old Style"/>
            <w:sz w:val="24"/>
            <w:szCs w:val="24"/>
            <w:vertAlign w:val="superscript"/>
          </w:rPr>
          <w:t>er</w:t>
        </w:r>
      </w:ins>
      <w:r w:rsidRPr="003C35A0">
        <w:rPr>
          <w:rFonts w:ascii="Bookman Old Style" w:hAnsi="Bookman Old Style"/>
          <w:sz w:val="24"/>
          <w:rPrChange w:id="67" w:author="TOSHIBA" w:date="2022-08-05T12:43:00Z">
            <w:rPr/>
          </w:rPrChange>
        </w:rPr>
        <w:t xml:space="preserve"> Août 2022</w:t>
      </w:r>
    </w:p>
    <w:p w14:paraId="5D258E54" w14:textId="295572F7" w:rsidR="006910D9" w:rsidRPr="00315EDF" w:rsidRDefault="00167420" w:rsidP="006910D9">
      <w:pPr>
        <w:rPr>
          <w:ins w:id="68" w:author="TOSHIBA" w:date="2022-08-05T12:43:00Z"/>
          <w:rFonts w:ascii="Bookman Old Style" w:hAnsi="Bookman Old Style"/>
          <w:sz w:val="24"/>
        </w:rPr>
      </w:pPr>
      <w:r w:rsidRPr="003C35A0">
        <w:rPr>
          <w:rFonts w:ascii="Bookman Old Style" w:hAnsi="Bookman Old Style"/>
          <w:sz w:val="24"/>
          <w:rPrChange w:id="69" w:author="TOSHIBA" w:date="2022-08-05T12:43:00Z">
            <w:rPr/>
          </w:rPrChange>
        </w:rPr>
        <w:t xml:space="preserve">Nom et Prénoms : </w:t>
      </w:r>
      <w:del w:id="70" w:author="TOSHIBA" w:date="2022-08-05T12:43:00Z">
        <w:r>
          <w:delText>………………………………………………………………………………………………………………………………..</w:delText>
        </w:r>
      </w:del>
      <w:ins w:id="71" w:author="TOSHIBA" w:date="2022-08-05T12:43:00Z">
        <w:r w:rsidRPr="003C35A0">
          <w:rPr>
            <w:rFonts w:ascii="Bookman Old Style" w:hAnsi="Bookman Old Style"/>
            <w:sz w:val="24"/>
            <w:szCs w:val="24"/>
          </w:rPr>
          <w:t>………………………………………………………………………</w:t>
        </w:r>
        <w:r>
          <w:rPr>
            <w:rFonts w:ascii="Bookman Old Style" w:hAnsi="Bookman Old Style"/>
            <w:sz w:val="24"/>
            <w:szCs w:val="24"/>
          </w:rPr>
          <w:t>…..</w:t>
        </w:r>
      </w:ins>
    </w:p>
    <w:p w14:paraId="07533EC8" w14:textId="45B348BA" w:rsidR="006910D9" w:rsidRDefault="006910D9" w:rsidP="00A85C4F">
      <w:pPr>
        <w:rPr>
          <w:ins w:id="72" w:author="TOSHIBA" w:date="2022-08-05T12:43:00Z"/>
          <w:rFonts w:ascii="Bookman Old Style" w:hAnsi="Bookman Old Style"/>
          <w:b/>
          <w:bCs/>
          <w:sz w:val="28"/>
          <w:szCs w:val="28"/>
        </w:rPr>
      </w:pPr>
      <w:ins w:id="73" w:author="TOSHIBA" w:date="2022-08-05T12:43:00Z">
        <w:r w:rsidRPr="003C35A0">
          <w:rPr>
            <w:rFonts w:ascii="Bookman Old Style" w:hAnsi="Bookman Old Style"/>
            <w:b/>
            <w:bCs/>
            <w:sz w:val="28"/>
            <w:szCs w:val="28"/>
          </w:rPr>
          <w:t>Devoir N</w:t>
        </w:r>
      </w:ins>
      <w:r w:rsidR="009848FC" w:rsidRPr="00FD4712">
        <w:rPr>
          <w:rFonts w:ascii="Bookman Old Style" w:hAnsi="Bookman Old Style"/>
          <w:b/>
          <w:bCs/>
          <w:sz w:val="28"/>
          <w:szCs w:val="28"/>
        </w:rPr>
        <w:t>°</w:t>
      </w:r>
      <w:ins w:id="74" w:author="TOSHIBA" w:date="2022-08-05T12:43:00Z">
        <w:r w:rsidRPr="003C35A0">
          <w:rPr>
            <w:rFonts w:ascii="Bookman Old Style" w:hAnsi="Bookman Old Style"/>
            <w:b/>
            <w:bCs/>
            <w:sz w:val="28"/>
            <w:szCs w:val="28"/>
          </w:rPr>
          <w:t xml:space="preserve">2 Epreuves </w:t>
        </w:r>
        <w:r>
          <w:rPr>
            <w:rFonts w:ascii="Bookman Old Style" w:hAnsi="Bookman Old Style"/>
            <w:b/>
            <w:bCs/>
            <w:sz w:val="28"/>
            <w:szCs w:val="28"/>
          </w:rPr>
          <w:t>Prat</w:t>
        </w:r>
        <w:r w:rsidRPr="003C35A0">
          <w:rPr>
            <w:rFonts w:ascii="Bookman Old Style" w:hAnsi="Bookman Old Style"/>
            <w:b/>
            <w:bCs/>
            <w:sz w:val="28"/>
            <w:szCs w:val="28"/>
          </w:rPr>
          <w:t xml:space="preserve">iques - Durée : </w:t>
        </w:r>
        <w:r>
          <w:rPr>
            <w:rFonts w:ascii="Bookman Old Style" w:hAnsi="Bookman Old Style"/>
            <w:b/>
            <w:bCs/>
            <w:sz w:val="28"/>
            <w:szCs w:val="28"/>
          </w:rPr>
          <w:t>6</w:t>
        </w:r>
        <w:r w:rsidRPr="003C35A0">
          <w:rPr>
            <w:rFonts w:ascii="Bookman Old Style" w:hAnsi="Bookman Old Style"/>
            <w:b/>
            <w:bCs/>
            <w:sz w:val="28"/>
            <w:szCs w:val="28"/>
          </w:rPr>
          <w:t xml:space="preserve"> heures</w:t>
        </w:r>
      </w:ins>
    </w:p>
    <w:bookmarkEnd w:id="61"/>
    <w:p w14:paraId="5A450706" w14:textId="205FBB5D" w:rsidR="00A85C4F" w:rsidRPr="00A85C4F" w:rsidRDefault="00A85C4F" w:rsidP="00A85C4F">
      <w:pPr>
        <w:rPr>
          <w:ins w:id="75" w:author="TOSHIBA" w:date="2022-08-05T12:43:00Z"/>
          <w:rFonts w:ascii="Bookman Old Style" w:hAnsi="Bookman Old Style"/>
          <w:b/>
          <w:bCs/>
          <w:sz w:val="28"/>
          <w:szCs w:val="28"/>
        </w:rPr>
      </w:pPr>
      <w:ins w:id="76" w:author="TOSHIBA" w:date="2022-08-05T12:43:00Z">
        <w:r>
          <w:rPr>
            <w:rFonts w:ascii="Bookman Old Style" w:hAnsi="Bookman Old Style"/>
            <w:b/>
            <w:bCs/>
            <w:sz w:val="28"/>
            <w:szCs w:val="28"/>
          </w:rPr>
          <w:t>A-</w:t>
        </w:r>
      </w:ins>
    </w:p>
    <w:p w14:paraId="25F2307C" w14:textId="1A99696E" w:rsidR="006910D9" w:rsidRPr="004C1AE6" w:rsidRDefault="00A85C4F" w:rsidP="004C1AE6">
      <w:pPr>
        <w:rPr>
          <w:ins w:id="77" w:author="TOSHIBA" w:date="2022-08-05T12:43:00Z"/>
          <w:rFonts w:ascii="Bookman Old Style" w:hAnsi="Bookman Old Style"/>
          <w:sz w:val="24"/>
          <w:szCs w:val="24"/>
        </w:rPr>
      </w:pPr>
      <w:ins w:id="78" w:author="TOSHIBA" w:date="2022-08-05T12:43:00Z">
        <w:r w:rsidRPr="004C1AE6">
          <w:rPr>
            <w:rFonts w:ascii="Bookman Old Style" w:hAnsi="Bookman Old Style"/>
            <w:sz w:val="24"/>
            <w:szCs w:val="24"/>
          </w:rPr>
          <w:t>Réaliser le Corsage Dame encolure Ronde selon les mesures ci-après :</w:t>
        </w:r>
      </w:ins>
    </w:p>
    <w:p w14:paraId="383AC95F" w14:textId="6AA02F94" w:rsidR="00A85C4F" w:rsidRPr="0012067D" w:rsidRDefault="00A85C4F">
      <w:pPr>
        <w:rPr>
          <w:ins w:id="79" w:author="TOSHIBA" w:date="2022-08-05T12:43:00Z"/>
          <w:rFonts w:ascii="Bookman Old Style" w:hAnsi="Bookman Old Style"/>
          <w:sz w:val="24"/>
          <w:szCs w:val="24"/>
          <w:lang w:val="es-ES"/>
        </w:rPr>
      </w:pPr>
      <w:ins w:id="80" w:author="TOSHIBA" w:date="2022-08-05T12:43:00Z">
        <w:r w:rsidRPr="0012067D">
          <w:rPr>
            <w:rFonts w:ascii="Bookman Old Style" w:hAnsi="Bookman Old Style"/>
            <w:sz w:val="24"/>
            <w:szCs w:val="24"/>
            <w:lang w:val="es-ES"/>
          </w:rPr>
          <w:t xml:space="preserve">TE </w:t>
        </w:r>
        <w:proofErr w:type="gramStart"/>
        <w:r w:rsidRPr="0012067D">
          <w:rPr>
            <w:rFonts w:ascii="Bookman Old Style" w:hAnsi="Bookman Old Style"/>
            <w:sz w:val="24"/>
            <w:szCs w:val="24"/>
            <w:lang w:val="es-ES"/>
          </w:rPr>
          <w:t>36 ;</w:t>
        </w:r>
        <w:proofErr w:type="gramEnd"/>
        <w:r w:rsidRPr="0012067D">
          <w:rPr>
            <w:rFonts w:ascii="Bookman Old Style" w:hAnsi="Bookman Old Style"/>
            <w:sz w:val="24"/>
            <w:szCs w:val="24"/>
            <w:lang w:val="es-ES"/>
          </w:rPr>
          <w:t xml:space="preserve"> TP 92 ; TB 100 ; LM 21 ; TM </w:t>
        </w:r>
        <w:r w:rsidR="004C1AE6" w:rsidRPr="0012067D">
          <w:rPr>
            <w:rFonts w:ascii="Bookman Old Style" w:hAnsi="Bookman Old Style"/>
            <w:sz w:val="24"/>
            <w:szCs w:val="24"/>
            <w:lang w:val="es-ES"/>
          </w:rPr>
          <w:t>32 ; DOS 19 ; HP 23.</w:t>
        </w:r>
      </w:ins>
    </w:p>
    <w:p w14:paraId="1E4E3F79" w14:textId="3AE5BE5A" w:rsidR="00200898" w:rsidRDefault="00200898">
      <w:pPr>
        <w:rPr>
          <w:rFonts w:ascii="Bookman Old Style" w:hAnsi="Bookman Old Style"/>
          <w:sz w:val="24"/>
          <w:szCs w:val="24"/>
          <w:lang w:val="es-ES"/>
        </w:rPr>
      </w:pPr>
    </w:p>
    <w:p w14:paraId="6C8F2123" w14:textId="77777777" w:rsidR="00167420" w:rsidRDefault="00167420">
      <w:pPr>
        <w:rPr>
          <w:rFonts w:ascii="Bookman Old Style" w:hAnsi="Bookman Old Style"/>
          <w:sz w:val="24"/>
          <w:szCs w:val="24"/>
          <w:lang w:val="es-ES"/>
        </w:rPr>
      </w:pPr>
    </w:p>
    <w:p w14:paraId="49F73C37" w14:textId="77777777" w:rsidR="00167420" w:rsidRDefault="00167420">
      <w:pPr>
        <w:rPr>
          <w:rFonts w:ascii="Bookman Old Style" w:hAnsi="Bookman Old Style"/>
          <w:sz w:val="24"/>
          <w:szCs w:val="24"/>
          <w:lang w:val="es-ES"/>
        </w:rPr>
      </w:pPr>
    </w:p>
    <w:p w14:paraId="2CCDF79A" w14:textId="77777777" w:rsidR="00167420" w:rsidRDefault="00167420">
      <w:pPr>
        <w:rPr>
          <w:rFonts w:ascii="Bookman Old Style" w:hAnsi="Bookman Old Style"/>
          <w:sz w:val="24"/>
          <w:szCs w:val="24"/>
          <w:lang w:val="es-ES"/>
        </w:rPr>
      </w:pPr>
    </w:p>
    <w:p w14:paraId="74A09ED1" w14:textId="77777777" w:rsidR="00167420" w:rsidRDefault="00167420">
      <w:pPr>
        <w:rPr>
          <w:rFonts w:ascii="Bookman Old Style" w:hAnsi="Bookman Old Style"/>
          <w:sz w:val="24"/>
          <w:szCs w:val="24"/>
          <w:lang w:val="es-ES"/>
        </w:rPr>
      </w:pPr>
    </w:p>
    <w:p w14:paraId="50F9A9E4" w14:textId="77777777" w:rsidR="00167420" w:rsidRDefault="00167420">
      <w:pPr>
        <w:rPr>
          <w:rFonts w:ascii="Bookman Old Style" w:hAnsi="Bookman Old Style"/>
          <w:sz w:val="24"/>
          <w:szCs w:val="24"/>
          <w:lang w:val="es-ES"/>
        </w:rPr>
      </w:pPr>
    </w:p>
    <w:p w14:paraId="14F7744F" w14:textId="77777777" w:rsidR="00167420" w:rsidRDefault="00167420">
      <w:pPr>
        <w:rPr>
          <w:rFonts w:ascii="Bookman Old Style" w:hAnsi="Bookman Old Style"/>
          <w:sz w:val="24"/>
          <w:szCs w:val="24"/>
          <w:lang w:val="es-ES"/>
        </w:rPr>
      </w:pPr>
    </w:p>
    <w:p w14:paraId="7435C46D" w14:textId="77777777" w:rsidR="00167420" w:rsidRDefault="00167420">
      <w:pPr>
        <w:rPr>
          <w:rFonts w:ascii="Bookman Old Style" w:hAnsi="Bookman Old Style"/>
          <w:sz w:val="24"/>
          <w:szCs w:val="24"/>
          <w:lang w:val="es-ES"/>
        </w:rPr>
      </w:pPr>
    </w:p>
    <w:p w14:paraId="4DBD7F9C" w14:textId="77777777" w:rsidR="00167420" w:rsidRDefault="00167420">
      <w:pPr>
        <w:rPr>
          <w:rFonts w:ascii="Bookman Old Style" w:hAnsi="Bookman Old Style"/>
          <w:sz w:val="24"/>
          <w:szCs w:val="24"/>
          <w:lang w:val="es-ES"/>
        </w:rPr>
      </w:pPr>
    </w:p>
    <w:p w14:paraId="79D560CE" w14:textId="77777777" w:rsidR="00167420" w:rsidRDefault="00167420">
      <w:pPr>
        <w:rPr>
          <w:rFonts w:ascii="Bookman Old Style" w:hAnsi="Bookman Old Style"/>
          <w:sz w:val="24"/>
          <w:szCs w:val="24"/>
          <w:lang w:val="es-ES"/>
        </w:rPr>
      </w:pPr>
    </w:p>
    <w:p w14:paraId="09EFB693" w14:textId="77777777" w:rsidR="00167420" w:rsidRDefault="00167420">
      <w:pPr>
        <w:rPr>
          <w:rFonts w:ascii="Bookman Old Style" w:hAnsi="Bookman Old Style"/>
          <w:sz w:val="24"/>
          <w:szCs w:val="24"/>
          <w:lang w:val="es-ES"/>
        </w:rPr>
      </w:pPr>
    </w:p>
    <w:p w14:paraId="4C3BE311" w14:textId="77777777" w:rsidR="00167420" w:rsidRDefault="00167420">
      <w:pPr>
        <w:rPr>
          <w:rFonts w:ascii="Bookman Old Style" w:hAnsi="Bookman Old Style"/>
          <w:sz w:val="24"/>
          <w:szCs w:val="24"/>
          <w:lang w:val="es-ES"/>
        </w:rPr>
      </w:pPr>
    </w:p>
    <w:p w14:paraId="3082EFD3" w14:textId="77777777" w:rsidR="00167420" w:rsidRDefault="00167420">
      <w:pPr>
        <w:rPr>
          <w:rFonts w:ascii="Bookman Old Style" w:hAnsi="Bookman Old Style"/>
          <w:sz w:val="24"/>
          <w:szCs w:val="24"/>
          <w:lang w:val="es-ES"/>
        </w:rPr>
      </w:pPr>
    </w:p>
    <w:p w14:paraId="2A3733AA" w14:textId="77777777" w:rsidR="00167420" w:rsidRDefault="00167420">
      <w:pPr>
        <w:rPr>
          <w:rFonts w:ascii="Bookman Old Style" w:hAnsi="Bookman Old Style"/>
          <w:sz w:val="24"/>
          <w:szCs w:val="24"/>
          <w:lang w:val="es-ES"/>
        </w:rPr>
      </w:pPr>
    </w:p>
    <w:p w14:paraId="22C5DB93" w14:textId="77777777" w:rsidR="00167420" w:rsidRDefault="00167420">
      <w:pPr>
        <w:rPr>
          <w:rFonts w:ascii="Bookman Old Style" w:hAnsi="Bookman Old Style"/>
          <w:sz w:val="24"/>
          <w:szCs w:val="24"/>
          <w:lang w:val="es-ES"/>
        </w:rPr>
      </w:pPr>
    </w:p>
    <w:p w14:paraId="1B854F93" w14:textId="77777777" w:rsidR="00167420" w:rsidRDefault="00167420">
      <w:pPr>
        <w:rPr>
          <w:rFonts w:ascii="Bookman Old Style" w:hAnsi="Bookman Old Style"/>
          <w:sz w:val="24"/>
          <w:szCs w:val="24"/>
          <w:lang w:val="es-ES"/>
        </w:rPr>
      </w:pPr>
    </w:p>
    <w:p w14:paraId="644A8494" w14:textId="77777777" w:rsidR="00167420" w:rsidRDefault="00167420">
      <w:pPr>
        <w:rPr>
          <w:rFonts w:ascii="Bookman Old Style" w:hAnsi="Bookman Old Style"/>
          <w:sz w:val="24"/>
          <w:szCs w:val="24"/>
          <w:lang w:val="es-ES"/>
        </w:rPr>
      </w:pPr>
    </w:p>
    <w:p w14:paraId="19CD1B3A" w14:textId="77777777" w:rsidR="00167420" w:rsidRDefault="00167420">
      <w:pPr>
        <w:rPr>
          <w:rFonts w:ascii="Bookman Old Style" w:hAnsi="Bookman Old Style"/>
          <w:sz w:val="24"/>
          <w:szCs w:val="24"/>
          <w:lang w:val="es-ES"/>
        </w:rPr>
      </w:pPr>
    </w:p>
    <w:p w14:paraId="6C9A4467" w14:textId="77777777" w:rsidR="00167420" w:rsidRDefault="00167420">
      <w:pPr>
        <w:rPr>
          <w:rFonts w:ascii="Bookman Old Style" w:hAnsi="Bookman Old Style"/>
          <w:sz w:val="24"/>
          <w:szCs w:val="24"/>
          <w:lang w:val="es-ES"/>
        </w:rPr>
      </w:pPr>
    </w:p>
    <w:p w14:paraId="6C2A1B15" w14:textId="77777777" w:rsidR="00BF7DA8" w:rsidRPr="0012067D" w:rsidRDefault="00BF7DA8">
      <w:pPr>
        <w:rPr>
          <w:ins w:id="81" w:author="TOSHIBA" w:date="2022-08-05T12:43:00Z"/>
          <w:rFonts w:ascii="Bookman Old Style" w:hAnsi="Bookman Old Style"/>
          <w:sz w:val="24"/>
          <w:szCs w:val="24"/>
          <w:lang w:val="es-ES"/>
        </w:rPr>
      </w:pPr>
    </w:p>
    <w:p w14:paraId="753F166E" w14:textId="77777777" w:rsidR="00167420" w:rsidRPr="00563AEA" w:rsidRDefault="00167420" w:rsidP="00167420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fr-FR"/>
        </w:rPr>
        <w:lastRenderedPageBreak/>
        <w:drawing>
          <wp:anchor distT="0" distB="0" distL="114300" distR="114300" simplePos="0" relativeHeight="251673600" behindDoc="0" locked="0" layoutInCell="1" allowOverlap="1" wp14:anchorId="524F91BC" wp14:editId="5196B4EF">
            <wp:simplePos x="0" y="0"/>
            <wp:positionH relativeFrom="margin">
              <wp:posOffset>-366090</wp:posOffset>
            </wp:positionH>
            <wp:positionV relativeFrom="paragraph">
              <wp:posOffset>204470</wp:posOffset>
            </wp:positionV>
            <wp:extent cx="1221638" cy="749935"/>
            <wp:effectExtent l="0" t="0" r="0" b="0"/>
            <wp:wrapNone/>
            <wp:docPr id="8" name="Image 8" descr="C:\Users\HP\AppData\Local\Microsoft\Windows\Temporary Internet Files\Content.Word\IMG-20220712-WA01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Microsoft\Windows\Temporary Internet Files\Content.Word\IMG-20220712-WA011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33" t="4678" r="10697" b="7750"/>
                    <a:stretch/>
                  </pic:blipFill>
                  <pic:spPr bwMode="auto">
                    <a:xfrm>
                      <a:off x="0" y="0"/>
                      <a:ext cx="1221638" cy="74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3AEA">
        <w:rPr>
          <w:rFonts w:ascii="Times New Roman" w:hAnsi="Times New Roman" w:cs="Times New Roman"/>
          <w:b/>
          <w:sz w:val="28"/>
          <w:szCs w:val="28"/>
        </w:rPr>
        <w:t>CENTRE DE FORMATION PROFESSIONNELLE ESPRIT DU PAGNE</w:t>
      </w:r>
    </w:p>
    <w:p w14:paraId="104C7346" w14:textId="77777777" w:rsidR="00167420" w:rsidRPr="00563AEA" w:rsidRDefault="00167420" w:rsidP="00167420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63AEA">
        <w:rPr>
          <w:rFonts w:ascii="Times New Roman" w:hAnsi="Times New Roman" w:cs="Times New Roman"/>
          <w:b/>
          <w:sz w:val="28"/>
          <w:szCs w:val="28"/>
        </w:rPr>
        <w:t>Couture – Broderie – spécialiste des modes Africaine</w:t>
      </w:r>
    </w:p>
    <w:p w14:paraId="5FEEFAE7" w14:textId="77777777" w:rsidR="00167420" w:rsidRPr="00563AEA" w:rsidRDefault="00167420" w:rsidP="00167420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5E4635">
        <w:rPr>
          <w:rFonts w:ascii="Times New Roman" w:hAnsi="Times New Roman" w:cs="Times New Roman"/>
          <w:sz w:val="28"/>
          <w:szCs w:val="28"/>
          <w:u w:val="single"/>
        </w:rPr>
        <w:t>Tél</w:t>
      </w:r>
      <w:r>
        <w:rPr>
          <w:rFonts w:ascii="Times New Roman" w:hAnsi="Times New Roman" w:cs="Times New Roman"/>
          <w:sz w:val="28"/>
          <w:szCs w:val="28"/>
        </w:rPr>
        <w:t> : 97870627 /</w:t>
      </w:r>
      <w:r w:rsidRPr="00563AEA">
        <w:rPr>
          <w:rFonts w:ascii="Times New Roman" w:hAnsi="Times New Roman" w:cs="Times New Roman"/>
          <w:sz w:val="28"/>
          <w:szCs w:val="28"/>
        </w:rPr>
        <w:t>95054770 /</w:t>
      </w:r>
      <w:r>
        <w:rPr>
          <w:rFonts w:ascii="Times New Roman" w:hAnsi="Times New Roman" w:cs="Times New Roman"/>
          <w:sz w:val="28"/>
          <w:szCs w:val="28"/>
        </w:rPr>
        <w:t>97 72 21 61</w:t>
      </w:r>
      <w:r w:rsidRPr="00563AEA">
        <w:rPr>
          <w:rFonts w:ascii="Times New Roman" w:hAnsi="Times New Roman" w:cs="Times New Roman"/>
          <w:sz w:val="28"/>
          <w:szCs w:val="28"/>
        </w:rPr>
        <w:t xml:space="preserve"> Bureau : 98198897</w:t>
      </w:r>
    </w:p>
    <w:p w14:paraId="6E1C4BC7" w14:textId="77777777" w:rsidR="00167420" w:rsidRPr="0012067D" w:rsidRDefault="00167420" w:rsidP="0016742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3AE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</w:t>
      </w:r>
    </w:p>
    <w:p w14:paraId="4E9405A8" w14:textId="77777777" w:rsidR="00167420" w:rsidRPr="003C35A0" w:rsidRDefault="00167420">
      <w:pPr>
        <w:jc w:val="right"/>
        <w:rPr>
          <w:rFonts w:ascii="Bookman Old Style" w:hAnsi="Bookman Old Style"/>
          <w:sz w:val="24"/>
          <w:rPrChange w:id="82" w:author="TOSHIBA" w:date="2022-08-05T12:43:00Z">
            <w:rPr/>
          </w:rPrChange>
        </w:rPr>
        <w:pPrChange w:id="83" w:author="TOSHIBA" w:date="2022-08-05T12:43:00Z">
          <w:pPr/>
        </w:pPrChange>
      </w:pPr>
      <w:r w:rsidRPr="003C35A0">
        <w:rPr>
          <w:rFonts w:ascii="Bookman Old Style" w:hAnsi="Bookman Old Style"/>
          <w:sz w:val="24"/>
          <w:rPrChange w:id="84" w:author="TOSHIBA" w:date="2022-08-05T12:43:00Z">
            <w:rPr/>
          </w:rPrChange>
        </w:rPr>
        <w:t xml:space="preserve">Lundi, </w:t>
      </w:r>
      <w:del w:id="85" w:author="TOSHIBA" w:date="2022-08-05T12:43:00Z">
        <w:r>
          <w:delText>8</w:delText>
        </w:r>
      </w:del>
      <w:ins w:id="86" w:author="TOSHIBA" w:date="2022-08-05T12:43:00Z">
        <w:r w:rsidRPr="003C35A0">
          <w:rPr>
            <w:rFonts w:ascii="Bookman Old Style" w:hAnsi="Bookman Old Style"/>
            <w:sz w:val="24"/>
            <w:szCs w:val="24"/>
          </w:rPr>
          <w:t>1</w:t>
        </w:r>
        <w:r w:rsidRPr="003C35A0">
          <w:rPr>
            <w:rFonts w:ascii="Bookman Old Style" w:hAnsi="Bookman Old Style"/>
            <w:sz w:val="24"/>
            <w:szCs w:val="24"/>
            <w:vertAlign w:val="superscript"/>
          </w:rPr>
          <w:t>er</w:t>
        </w:r>
      </w:ins>
      <w:r w:rsidRPr="003C35A0">
        <w:rPr>
          <w:rFonts w:ascii="Bookman Old Style" w:hAnsi="Bookman Old Style"/>
          <w:sz w:val="24"/>
          <w:rPrChange w:id="87" w:author="TOSHIBA" w:date="2022-08-05T12:43:00Z">
            <w:rPr/>
          </w:rPrChange>
        </w:rPr>
        <w:t xml:space="preserve"> Août 2022</w:t>
      </w:r>
    </w:p>
    <w:p w14:paraId="2484605A" w14:textId="582F4ACD" w:rsidR="00200898" w:rsidRPr="00315EDF" w:rsidRDefault="00167420" w:rsidP="00200898">
      <w:pPr>
        <w:rPr>
          <w:ins w:id="88" w:author="TOSHIBA" w:date="2022-08-05T12:43:00Z"/>
          <w:rFonts w:ascii="Bookman Old Style" w:hAnsi="Bookman Old Style"/>
          <w:sz w:val="24"/>
        </w:rPr>
      </w:pPr>
      <w:r w:rsidRPr="003C35A0">
        <w:rPr>
          <w:rFonts w:ascii="Bookman Old Style" w:hAnsi="Bookman Old Style"/>
          <w:sz w:val="24"/>
          <w:rPrChange w:id="89" w:author="TOSHIBA" w:date="2022-08-05T12:43:00Z">
            <w:rPr/>
          </w:rPrChange>
        </w:rPr>
        <w:t xml:space="preserve">Nom et Prénoms : </w:t>
      </w:r>
      <w:del w:id="90" w:author="TOSHIBA" w:date="2022-08-05T12:43:00Z">
        <w:r>
          <w:delText>………………………………………………………………………………………………………………………………..</w:delText>
        </w:r>
      </w:del>
      <w:ins w:id="91" w:author="TOSHIBA" w:date="2022-08-05T12:43:00Z">
        <w:r w:rsidRPr="003C35A0">
          <w:rPr>
            <w:rFonts w:ascii="Bookman Old Style" w:hAnsi="Bookman Old Style"/>
            <w:sz w:val="24"/>
            <w:szCs w:val="24"/>
          </w:rPr>
          <w:t>………………………………………………………………………</w:t>
        </w:r>
        <w:r>
          <w:rPr>
            <w:rFonts w:ascii="Bookman Old Style" w:hAnsi="Bookman Old Style"/>
            <w:sz w:val="24"/>
            <w:szCs w:val="24"/>
          </w:rPr>
          <w:t>…..</w:t>
        </w:r>
      </w:ins>
    </w:p>
    <w:p w14:paraId="1451113C" w14:textId="237A6DAD" w:rsidR="00200898" w:rsidRPr="003B56DA" w:rsidRDefault="00200898">
      <w:pPr>
        <w:rPr>
          <w:ins w:id="92" w:author="TOSHIBA" w:date="2022-08-05T12:43:00Z"/>
          <w:rFonts w:ascii="Bookman Old Style" w:hAnsi="Bookman Old Style"/>
          <w:b/>
          <w:bCs/>
          <w:sz w:val="28"/>
          <w:szCs w:val="28"/>
        </w:rPr>
      </w:pPr>
      <w:ins w:id="93" w:author="TOSHIBA" w:date="2022-08-05T12:43:00Z">
        <w:r w:rsidRPr="003C35A0">
          <w:rPr>
            <w:rFonts w:ascii="Bookman Old Style" w:hAnsi="Bookman Old Style"/>
            <w:b/>
            <w:bCs/>
            <w:sz w:val="28"/>
            <w:szCs w:val="28"/>
          </w:rPr>
          <w:t>Devoir N</w:t>
        </w:r>
      </w:ins>
      <w:r w:rsidR="009848FC" w:rsidRPr="00FD4712">
        <w:rPr>
          <w:rFonts w:ascii="Bookman Old Style" w:hAnsi="Bookman Old Style"/>
          <w:b/>
          <w:bCs/>
          <w:sz w:val="28"/>
          <w:szCs w:val="28"/>
        </w:rPr>
        <w:t>°</w:t>
      </w:r>
      <w:ins w:id="94" w:author="TOSHIBA" w:date="2022-08-05T12:43:00Z">
        <w:r w:rsidRPr="003C35A0">
          <w:rPr>
            <w:rFonts w:ascii="Bookman Old Style" w:hAnsi="Bookman Old Style"/>
            <w:b/>
            <w:bCs/>
            <w:sz w:val="28"/>
            <w:szCs w:val="28"/>
          </w:rPr>
          <w:t xml:space="preserve">2 Epreuves </w:t>
        </w:r>
        <w:r>
          <w:rPr>
            <w:rFonts w:ascii="Bookman Old Style" w:hAnsi="Bookman Old Style"/>
            <w:b/>
            <w:bCs/>
            <w:sz w:val="28"/>
            <w:szCs w:val="28"/>
          </w:rPr>
          <w:t>Prat</w:t>
        </w:r>
        <w:r w:rsidRPr="003C35A0">
          <w:rPr>
            <w:rFonts w:ascii="Bookman Old Style" w:hAnsi="Bookman Old Style"/>
            <w:b/>
            <w:bCs/>
            <w:sz w:val="28"/>
            <w:szCs w:val="28"/>
          </w:rPr>
          <w:t xml:space="preserve">iques - Durée : </w:t>
        </w:r>
        <w:r>
          <w:rPr>
            <w:rFonts w:ascii="Bookman Old Style" w:hAnsi="Bookman Old Style"/>
            <w:b/>
            <w:bCs/>
            <w:sz w:val="28"/>
            <w:szCs w:val="28"/>
          </w:rPr>
          <w:t>6</w:t>
        </w:r>
        <w:r w:rsidRPr="003C35A0">
          <w:rPr>
            <w:rFonts w:ascii="Bookman Old Style" w:hAnsi="Bookman Old Style"/>
            <w:b/>
            <w:bCs/>
            <w:sz w:val="28"/>
            <w:szCs w:val="28"/>
          </w:rPr>
          <w:t xml:space="preserve"> heures</w:t>
        </w:r>
      </w:ins>
    </w:p>
    <w:p w14:paraId="6AB686E9" w14:textId="527F38B9" w:rsidR="004C1AE6" w:rsidRPr="004C1AE6" w:rsidRDefault="004C1AE6">
      <w:pPr>
        <w:rPr>
          <w:ins w:id="95" w:author="TOSHIBA" w:date="2022-08-05T12:43:00Z"/>
          <w:b/>
          <w:bCs/>
        </w:rPr>
      </w:pPr>
      <w:ins w:id="96" w:author="TOSHIBA" w:date="2022-08-05T12:43:00Z">
        <w:r w:rsidRPr="004C1AE6">
          <w:rPr>
            <w:b/>
            <w:bCs/>
            <w:sz w:val="32"/>
            <w:szCs w:val="32"/>
          </w:rPr>
          <w:t>B-</w:t>
        </w:r>
        <w:r w:rsidRPr="004C1AE6">
          <w:rPr>
            <w:b/>
            <w:bCs/>
          </w:rPr>
          <w:t xml:space="preserve"> </w:t>
        </w:r>
      </w:ins>
    </w:p>
    <w:p w14:paraId="0948CDCD" w14:textId="77777777" w:rsidR="004C1AE6" w:rsidRPr="004C1AE6" w:rsidRDefault="004C1AE6" w:rsidP="004C1AE6">
      <w:pPr>
        <w:rPr>
          <w:ins w:id="97" w:author="TOSHIBA" w:date="2022-08-05T12:43:00Z"/>
          <w:rFonts w:ascii="Bookman Old Style" w:hAnsi="Bookman Old Style"/>
          <w:sz w:val="24"/>
          <w:szCs w:val="24"/>
        </w:rPr>
      </w:pPr>
      <w:ins w:id="98" w:author="TOSHIBA" w:date="2022-08-05T12:43:00Z">
        <w:r w:rsidRPr="004C1AE6">
          <w:rPr>
            <w:rFonts w:ascii="Bookman Old Style" w:hAnsi="Bookman Old Style"/>
            <w:sz w:val="24"/>
            <w:szCs w:val="24"/>
          </w:rPr>
          <w:t>Réaliser le tracé de base du Camisole à manche Raglan en miniature selon les mesures ci-après : TE 36 ; TP 94 ; TB : 102 ; LM 22 ; TM 32 ; TT 86 ; HP 25 ; LTD 48 ; LTD 40 ; ES 20 ; LC  60 ; DOS 20.</w:t>
        </w:r>
      </w:ins>
    </w:p>
    <w:p w14:paraId="75AFE772" w14:textId="1548669E" w:rsidR="004C1AE6" w:rsidRDefault="004C1AE6">
      <w:pPr>
        <w:rPr>
          <w:ins w:id="99" w:author="TOSHIBA" w:date="2022-08-05T12:43:00Z"/>
        </w:rPr>
      </w:pPr>
    </w:p>
    <w:p w14:paraId="15957C70" w14:textId="22D3A1A4" w:rsidR="00B75648" w:rsidRDefault="00B75648">
      <w:pPr>
        <w:rPr>
          <w:ins w:id="100" w:author="TOSHIBA" w:date="2022-08-05T12:43:00Z"/>
        </w:rPr>
      </w:pPr>
    </w:p>
    <w:p w14:paraId="2BECD8F6" w14:textId="384C1AAD" w:rsidR="00B75648" w:rsidRDefault="00B75648">
      <w:pPr>
        <w:rPr>
          <w:ins w:id="101" w:author="TOSHIBA" w:date="2022-08-05T12:43:00Z"/>
        </w:rPr>
      </w:pPr>
    </w:p>
    <w:p w14:paraId="5AA8395C" w14:textId="02AD6873" w:rsidR="00B75648" w:rsidRDefault="00B75648">
      <w:pPr>
        <w:rPr>
          <w:ins w:id="102" w:author="TOSHIBA" w:date="2022-08-05T12:43:00Z"/>
        </w:rPr>
      </w:pPr>
    </w:p>
    <w:p w14:paraId="518CB814" w14:textId="1E7EA8DE" w:rsidR="00B75648" w:rsidRDefault="00B75648">
      <w:pPr>
        <w:rPr>
          <w:ins w:id="103" w:author="TOSHIBA" w:date="2022-08-05T12:43:00Z"/>
        </w:rPr>
      </w:pPr>
    </w:p>
    <w:p w14:paraId="7C210FB5" w14:textId="1B648266" w:rsidR="00B75648" w:rsidRDefault="00B75648">
      <w:pPr>
        <w:rPr>
          <w:ins w:id="104" w:author="TOSHIBA" w:date="2022-08-05T12:43:00Z"/>
        </w:rPr>
      </w:pPr>
    </w:p>
    <w:p w14:paraId="79EB4F67" w14:textId="53522624" w:rsidR="00B75648" w:rsidRDefault="00B75648">
      <w:pPr>
        <w:rPr>
          <w:ins w:id="105" w:author="TOSHIBA" w:date="2022-08-05T12:43:00Z"/>
        </w:rPr>
      </w:pPr>
    </w:p>
    <w:p w14:paraId="1670AE05" w14:textId="7E6ABC21" w:rsidR="00B75648" w:rsidRPr="00D43B6A" w:rsidRDefault="00B75648">
      <w:pPr>
        <w:rPr>
          <w:ins w:id="106" w:author="TOSHIBA" w:date="2022-08-05T12:43:00Z"/>
          <w:b/>
          <w:bCs/>
          <w:sz w:val="32"/>
          <w:szCs w:val="32"/>
        </w:rPr>
      </w:pPr>
      <w:ins w:id="107" w:author="TOSHIBA" w:date="2022-08-05T12:43:00Z">
        <w:r w:rsidRPr="00D43B6A">
          <w:rPr>
            <w:b/>
            <w:bCs/>
            <w:sz w:val="32"/>
            <w:szCs w:val="32"/>
          </w:rPr>
          <w:t>LISTE DES APPRENANTS PAR CENTRE DE COMPOSITION</w:t>
        </w:r>
      </w:ins>
    </w:p>
    <w:p w14:paraId="5FC02B88" w14:textId="4C380F81" w:rsidR="00B75648" w:rsidRPr="0012067D" w:rsidRDefault="00B75648">
      <w:pPr>
        <w:rPr>
          <w:ins w:id="108" w:author="TOSHIBA" w:date="2022-08-05T12:43:00Z"/>
          <w:rFonts w:ascii="Algerian" w:hAnsi="Algerian"/>
          <w:i/>
          <w:iCs/>
          <w:sz w:val="32"/>
          <w:szCs w:val="32"/>
          <w:lang w:val="en-US"/>
        </w:rPr>
      </w:pPr>
      <w:ins w:id="109" w:author="TOSHIBA" w:date="2022-08-05T12:43:00Z">
        <w:r w:rsidRPr="00D43B6A">
          <w:rPr>
            <w:sz w:val="32"/>
            <w:szCs w:val="32"/>
          </w:rPr>
          <w:tab/>
        </w:r>
        <w:r w:rsidRPr="00D43B6A">
          <w:rPr>
            <w:sz w:val="32"/>
            <w:szCs w:val="32"/>
          </w:rPr>
          <w:tab/>
        </w:r>
        <w:r w:rsidRPr="0012067D">
          <w:rPr>
            <w:rFonts w:ascii="Algerian" w:hAnsi="Algerian"/>
            <w:i/>
            <w:iCs/>
            <w:sz w:val="40"/>
            <w:szCs w:val="40"/>
            <w:lang w:val="en-US"/>
          </w:rPr>
          <w:t>LOUHO</w:t>
        </w:r>
      </w:ins>
    </w:p>
    <w:p w14:paraId="7F569076" w14:textId="77777777" w:rsidR="00090E34" w:rsidRPr="0012067D" w:rsidRDefault="00B75648" w:rsidP="00D43B6A">
      <w:pPr>
        <w:jc w:val="center"/>
        <w:rPr>
          <w:ins w:id="110" w:author="TOSHIBA" w:date="2022-08-05T12:43:00Z"/>
          <w:sz w:val="32"/>
          <w:szCs w:val="32"/>
          <w:lang w:val="en-US"/>
        </w:rPr>
      </w:pPr>
      <w:ins w:id="111" w:author="TOSHIBA" w:date="2022-08-05T12:43:00Z">
        <w:r w:rsidRPr="0012067D">
          <w:rPr>
            <w:sz w:val="32"/>
            <w:szCs w:val="32"/>
            <w:lang w:val="en-US"/>
          </w:rPr>
          <w:t>Jo</w:t>
        </w:r>
        <w:r w:rsidR="00D12CE8" w:rsidRPr="0012067D">
          <w:rPr>
            <w:sz w:val="32"/>
            <w:szCs w:val="32"/>
            <w:lang w:val="en-US"/>
          </w:rPr>
          <w:t xml:space="preserve">achim </w:t>
        </w:r>
        <w:proofErr w:type="gramStart"/>
        <w:r w:rsidR="00D12CE8" w:rsidRPr="0012067D">
          <w:rPr>
            <w:sz w:val="32"/>
            <w:szCs w:val="32"/>
            <w:lang w:val="en-US"/>
          </w:rPr>
          <w:t>B ;</w:t>
        </w:r>
        <w:proofErr w:type="gramEnd"/>
        <w:r w:rsidR="00D12CE8" w:rsidRPr="0012067D">
          <w:rPr>
            <w:sz w:val="32"/>
            <w:szCs w:val="32"/>
            <w:lang w:val="en-US"/>
          </w:rPr>
          <w:t xml:space="preserve"> Gloria A ; Antonin B ; Constance A ; </w:t>
        </w:r>
        <w:proofErr w:type="spellStart"/>
        <w:r w:rsidR="00D12CE8" w:rsidRPr="0012067D">
          <w:rPr>
            <w:sz w:val="32"/>
            <w:szCs w:val="32"/>
            <w:lang w:val="en-US"/>
          </w:rPr>
          <w:t>Valère</w:t>
        </w:r>
        <w:proofErr w:type="spellEnd"/>
        <w:r w:rsidR="00D12CE8" w:rsidRPr="0012067D">
          <w:rPr>
            <w:sz w:val="32"/>
            <w:szCs w:val="32"/>
            <w:lang w:val="en-US"/>
          </w:rPr>
          <w:t xml:space="preserve"> B ; </w:t>
        </w:r>
      </w:ins>
    </w:p>
    <w:p w14:paraId="1DB793C5" w14:textId="2458D7AB" w:rsidR="00B75648" w:rsidRPr="0012067D" w:rsidRDefault="00D12CE8" w:rsidP="00D43B6A">
      <w:pPr>
        <w:jc w:val="center"/>
        <w:rPr>
          <w:ins w:id="112" w:author="TOSHIBA" w:date="2022-08-05T12:43:00Z"/>
          <w:sz w:val="32"/>
          <w:szCs w:val="32"/>
          <w:lang w:val="en-US"/>
        </w:rPr>
      </w:pPr>
      <w:ins w:id="113" w:author="TOSHIBA" w:date="2022-08-05T12:43:00Z">
        <w:r w:rsidRPr="0012067D">
          <w:rPr>
            <w:sz w:val="32"/>
            <w:szCs w:val="32"/>
            <w:lang w:val="en-US"/>
          </w:rPr>
          <w:t xml:space="preserve">Armandine </w:t>
        </w:r>
        <w:proofErr w:type="gramStart"/>
        <w:r w:rsidRPr="0012067D">
          <w:rPr>
            <w:sz w:val="32"/>
            <w:szCs w:val="32"/>
            <w:lang w:val="en-US"/>
          </w:rPr>
          <w:t>A ;</w:t>
        </w:r>
        <w:proofErr w:type="gramEnd"/>
        <w:r w:rsidRPr="0012067D">
          <w:rPr>
            <w:sz w:val="32"/>
            <w:szCs w:val="32"/>
            <w:lang w:val="en-US"/>
          </w:rPr>
          <w:t xml:space="preserve"> </w:t>
        </w:r>
        <w:proofErr w:type="spellStart"/>
        <w:r w:rsidRPr="0012067D">
          <w:rPr>
            <w:sz w:val="32"/>
            <w:szCs w:val="32"/>
            <w:lang w:val="en-US"/>
          </w:rPr>
          <w:t>Honorine</w:t>
        </w:r>
        <w:proofErr w:type="spellEnd"/>
        <w:r w:rsidRPr="0012067D">
          <w:rPr>
            <w:sz w:val="32"/>
            <w:szCs w:val="32"/>
            <w:lang w:val="en-US"/>
          </w:rPr>
          <w:t xml:space="preserve"> A.</w:t>
        </w:r>
      </w:ins>
    </w:p>
    <w:p w14:paraId="7CEB8740" w14:textId="72B09257" w:rsidR="00D12CE8" w:rsidRPr="0012067D" w:rsidRDefault="00D12CE8">
      <w:pPr>
        <w:rPr>
          <w:ins w:id="114" w:author="TOSHIBA" w:date="2022-08-05T12:43:00Z"/>
          <w:sz w:val="32"/>
          <w:szCs w:val="32"/>
          <w:lang w:val="en-US"/>
        </w:rPr>
      </w:pPr>
    </w:p>
    <w:p w14:paraId="7AEB099D" w14:textId="25DCCF89" w:rsidR="00D12CE8" w:rsidRPr="0012067D" w:rsidRDefault="00D12CE8">
      <w:pPr>
        <w:rPr>
          <w:ins w:id="115" w:author="TOSHIBA" w:date="2022-08-05T12:43:00Z"/>
          <w:sz w:val="32"/>
          <w:szCs w:val="32"/>
          <w:lang w:val="en-US"/>
        </w:rPr>
      </w:pPr>
    </w:p>
    <w:p w14:paraId="23128C38" w14:textId="283E797F" w:rsidR="00D12CE8" w:rsidRPr="00D43B6A" w:rsidRDefault="00D12CE8">
      <w:pPr>
        <w:rPr>
          <w:ins w:id="116" w:author="TOSHIBA" w:date="2022-08-05T12:43:00Z"/>
          <w:rFonts w:ascii="Algerian" w:hAnsi="Algerian"/>
          <w:i/>
          <w:iCs/>
          <w:sz w:val="32"/>
          <w:szCs w:val="32"/>
        </w:rPr>
      </w:pPr>
      <w:ins w:id="117" w:author="TOSHIBA" w:date="2022-08-05T12:43:00Z">
        <w:r w:rsidRPr="0012067D">
          <w:rPr>
            <w:sz w:val="32"/>
            <w:szCs w:val="32"/>
            <w:lang w:val="en-US"/>
          </w:rPr>
          <w:tab/>
        </w:r>
        <w:r w:rsidRPr="0012067D">
          <w:rPr>
            <w:sz w:val="32"/>
            <w:szCs w:val="32"/>
            <w:lang w:val="en-US"/>
          </w:rPr>
          <w:tab/>
        </w:r>
        <w:r w:rsidRPr="00D43B6A">
          <w:rPr>
            <w:rFonts w:ascii="Algerian" w:hAnsi="Algerian"/>
            <w:i/>
            <w:iCs/>
            <w:sz w:val="40"/>
            <w:szCs w:val="40"/>
          </w:rPr>
          <w:t>OUANDO</w:t>
        </w:r>
      </w:ins>
    </w:p>
    <w:p w14:paraId="55D24EBB" w14:textId="77777777" w:rsidR="00090E34" w:rsidRDefault="00D12CE8" w:rsidP="00090E34">
      <w:pPr>
        <w:jc w:val="center"/>
        <w:rPr>
          <w:ins w:id="118" w:author="TOSHIBA" w:date="2022-08-05T12:43:00Z"/>
          <w:sz w:val="32"/>
          <w:szCs w:val="32"/>
        </w:rPr>
      </w:pPr>
      <w:ins w:id="119" w:author="TOSHIBA" w:date="2022-08-05T12:43:00Z">
        <w:r w:rsidRPr="00D43B6A">
          <w:rPr>
            <w:sz w:val="32"/>
            <w:szCs w:val="32"/>
          </w:rPr>
          <w:t xml:space="preserve">Gwladys A ; </w:t>
        </w:r>
        <w:proofErr w:type="spellStart"/>
        <w:r w:rsidRPr="00D43B6A">
          <w:rPr>
            <w:sz w:val="32"/>
            <w:szCs w:val="32"/>
          </w:rPr>
          <w:t>Francoise</w:t>
        </w:r>
        <w:proofErr w:type="spellEnd"/>
        <w:r w:rsidRPr="00D43B6A">
          <w:rPr>
            <w:sz w:val="32"/>
            <w:szCs w:val="32"/>
          </w:rPr>
          <w:t xml:space="preserve"> B ; Prisca</w:t>
        </w:r>
        <w:r w:rsidR="00D43B6A" w:rsidRPr="00D43B6A">
          <w:rPr>
            <w:sz w:val="32"/>
            <w:szCs w:val="32"/>
          </w:rPr>
          <w:t xml:space="preserve"> A ; Angèle B ; Paul A ; Gérard ; </w:t>
        </w:r>
      </w:ins>
    </w:p>
    <w:p w14:paraId="2663F737" w14:textId="3B63D421" w:rsidR="00277B0E" w:rsidRDefault="00D43B6A" w:rsidP="00167420">
      <w:pPr>
        <w:jc w:val="center"/>
        <w:rPr>
          <w:sz w:val="32"/>
          <w:szCs w:val="32"/>
        </w:rPr>
      </w:pPr>
      <w:ins w:id="120" w:author="TOSHIBA" w:date="2022-08-05T12:43:00Z">
        <w:r w:rsidRPr="00D43B6A">
          <w:rPr>
            <w:sz w:val="32"/>
            <w:szCs w:val="32"/>
          </w:rPr>
          <w:t>Ma</w:t>
        </w:r>
      </w:ins>
    </w:p>
    <w:p w14:paraId="2253CE58" w14:textId="77777777" w:rsidR="00A22341" w:rsidRPr="00167420" w:rsidRDefault="00A22341" w:rsidP="00167420">
      <w:pPr>
        <w:jc w:val="center"/>
        <w:rPr>
          <w:sz w:val="32"/>
          <w:szCs w:val="32"/>
        </w:rPr>
      </w:pPr>
    </w:p>
    <w:p w14:paraId="7FCDC628" w14:textId="77777777" w:rsidR="00167420" w:rsidRPr="00563AEA" w:rsidRDefault="00167420" w:rsidP="00167420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121" w:name="_Hlk110598937"/>
      <w:r>
        <w:rPr>
          <w:noProof/>
          <w:lang w:eastAsia="fr-FR"/>
        </w:rPr>
        <w:lastRenderedPageBreak/>
        <w:drawing>
          <wp:anchor distT="0" distB="0" distL="114300" distR="114300" simplePos="0" relativeHeight="251675648" behindDoc="0" locked="0" layoutInCell="1" allowOverlap="1" wp14:anchorId="4A189764" wp14:editId="2C74C5B3">
            <wp:simplePos x="0" y="0"/>
            <wp:positionH relativeFrom="margin">
              <wp:posOffset>-366090</wp:posOffset>
            </wp:positionH>
            <wp:positionV relativeFrom="paragraph">
              <wp:posOffset>204470</wp:posOffset>
            </wp:positionV>
            <wp:extent cx="1221638" cy="749935"/>
            <wp:effectExtent l="0" t="0" r="0" b="0"/>
            <wp:wrapNone/>
            <wp:docPr id="9" name="Image 9" descr="C:\Users\HP\AppData\Local\Microsoft\Windows\Temporary Internet Files\Content.Word\IMG-20220712-WA01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Microsoft\Windows\Temporary Internet Files\Content.Word\IMG-20220712-WA011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33" t="4678" r="10697" b="7750"/>
                    <a:stretch/>
                  </pic:blipFill>
                  <pic:spPr bwMode="auto">
                    <a:xfrm>
                      <a:off x="0" y="0"/>
                      <a:ext cx="1221638" cy="74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3AEA">
        <w:rPr>
          <w:rFonts w:ascii="Times New Roman" w:hAnsi="Times New Roman" w:cs="Times New Roman"/>
          <w:b/>
          <w:sz w:val="28"/>
          <w:szCs w:val="28"/>
        </w:rPr>
        <w:t>CENTRE DE FORMATION PROFESSIONNELLE ESPRIT DU PAGNE</w:t>
      </w:r>
    </w:p>
    <w:p w14:paraId="1437FA60" w14:textId="77777777" w:rsidR="00167420" w:rsidRPr="00563AEA" w:rsidRDefault="00167420" w:rsidP="00167420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63AEA">
        <w:rPr>
          <w:rFonts w:ascii="Times New Roman" w:hAnsi="Times New Roman" w:cs="Times New Roman"/>
          <w:b/>
          <w:sz w:val="28"/>
          <w:szCs w:val="28"/>
        </w:rPr>
        <w:t>Couture – Broderie – spécialiste des modes Africaine</w:t>
      </w:r>
    </w:p>
    <w:p w14:paraId="428CE282" w14:textId="77777777" w:rsidR="00167420" w:rsidRPr="00563AEA" w:rsidRDefault="00167420" w:rsidP="00167420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5E4635">
        <w:rPr>
          <w:rFonts w:ascii="Times New Roman" w:hAnsi="Times New Roman" w:cs="Times New Roman"/>
          <w:sz w:val="28"/>
          <w:szCs w:val="28"/>
          <w:u w:val="single"/>
        </w:rPr>
        <w:t>Tél</w:t>
      </w:r>
      <w:r>
        <w:rPr>
          <w:rFonts w:ascii="Times New Roman" w:hAnsi="Times New Roman" w:cs="Times New Roman"/>
          <w:sz w:val="28"/>
          <w:szCs w:val="28"/>
        </w:rPr>
        <w:t> : 97870627 /</w:t>
      </w:r>
      <w:r w:rsidRPr="00563AEA">
        <w:rPr>
          <w:rFonts w:ascii="Times New Roman" w:hAnsi="Times New Roman" w:cs="Times New Roman"/>
          <w:sz w:val="28"/>
          <w:szCs w:val="28"/>
        </w:rPr>
        <w:t>95054770 /</w:t>
      </w:r>
      <w:r>
        <w:rPr>
          <w:rFonts w:ascii="Times New Roman" w:hAnsi="Times New Roman" w:cs="Times New Roman"/>
          <w:sz w:val="28"/>
          <w:szCs w:val="28"/>
        </w:rPr>
        <w:t>97 72 21 61</w:t>
      </w:r>
      <w:r w:rsidRPr="00563AEA">
        <w:rPr>
          <w:rFonts w:ascii="Times New Roman" w:hAnsi="Times New Roman" w:cs="Times New Roman"/>
          <w:sz w:val="28"/>
          <w:szCs w:val="28"/>
        </w:rPr>
        <w:t xml:space="preserve"> Bureau : 98198897</w:t>
      </w:r>
    </w:p>
    <w:p w14:paraId="31DA6075" w14:textId="77777777" w:rsidR="00167420" w:rsidRPr="0012067D" w:rsidRDefault="00167420" w:rsidP="0016742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3AE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</w:t>
      </w:r>
    </w:p>
    <w:p w14:paraId="21B32A11" w14:textId="77777777" w:rsidR="00167420" w:rsidRPr="003C35A0" w:rsidRDefault="00167420">
      <w:pPr>
        <w:jc w:val="right"/>
        <w:rPr>
          <w:rFonts w:ascii="Bookman Old Style" w:hAnsi="Bookman Old Style"/>
          <w:sz w:val="24"/>
          <w:rPrChange w:id="122" w:author="TOSHIBA" w:date="2022-08-05T12:43:00Z">
            <w:rPr/>
          </w:rPrChange>
        </w:rPr>
        <w:pPrChange w:id="123" w:author="TOSHIBA" w:date="2022-08-05T12:43:00Z">
          <w:pPr/>
        </w:pPrChange>
      </w:pPr>
      <w:r w:rsidRPr="003C35A0">
        <w:rPr>
          <w:rFonts w:ascii="Bookman Old Style" w:hAnsi="Bookman Old Style"/>
          <w:sz w:val="24"/>
          <w:rPrChange w:id="124" w:author="TOSHIBA" w:date="2022-08-05T12:43:00Z">
            <w:rPr/>
          </w:rPrChange>
        </w:rPr>
        <w:t xml:space="preserve">Lundi, </w:t>
      </w:r>
      <w:del w:id="125" w:author="TOSHIBA" w:date="2022-08-05T12:43:00Z">
        <w:r>
          <w:delText>8</w:delText>
        </w:r>
      </w:del>
      <w:ins w:id="126" w:author="TOSHIBA" w:date="2022-08-05T12:43:00Z">
        <w:r w:rsidRPr="003C35A0">
          <w:rPr>
            <w:rFonts w:ascii="Bookman Old Style" w:hAnsi="Bookman Old Style"/>
            <w:sz w:val="24"/>
            <w:szCs w:val="24"/>
          </w:rPr>
          <w:t>1</w:t>
        </w:r>
        <w:r w:rsidRPr="003C35A0">
          <w:rPr>
            <w:rFonts w:ascii="Bookman Old Style" w:hAnsi="Bookman Old Style"/>
            <w:sz w:val="24"/>
            <w:szCs w:val="24"/>
            <w:vertAlign w:val="superscript"/>
          </w:rPr>
          <w:t>er</w:t>
        </w:r>
      </w:ins>
      <w:r w:rsidRPr="003C35A0">
        <w:rPr>
          <w:rFonts w:ascii="Bookman Old Style" w:hAnsi="Bookman Old Style"/>
          <w:sz w:val="24"/>
          <w:rPrChange w:id="127" w:author="TOSHIBA" w:date="2022-08-05T12:43:00Z">
            <w:rPr/>
          </w:rPrChange>
        </w:rPr>
        <w:t xml:space="preserve"> Août 2022</w:t>
      </w:r>
    </w:p>
    <w:p w14:paraId="16D12CDC" w14:textId="47991E61" w:rsidR="00167420" w:rsidRPr="00315EDF" w:rsidRDefault="00167420" w:rsidP="00167420">
      <w:pPr>
        <w:rPr>
          <w:rFonts w:ascii="Bookman Old Style" w:hAnsi="Bookman Old Style"/>
          <w:sz w:val="24"/>
          <w:szCs w:val="24"/>
          <w:rPrChange w:id="128" w:author="TOSHIBA" w:date="2022-08-05T12:43:00Z">
            <w:rPr/>
          </w:rPrChange>
        </w:rPr>
      </w:pPr>
      <w:r w:rsidRPr="003C35A0">
        <w:rPr>
          <w:rFonts w:ascii="Bookman Old Style" w:hAnsi="Bookman Old Style"/>
          <w:sz w:val="24"/>
          <w:rPrChange w:id="129" w:author="TOSHIBA" w:date="2022-08-05T12:43:00Z">
            <w:rPr/>
          </w:rPrChange>
        </w:rPr>
        <w:t xml:space="preserve">Nom et Prénoms : </w:t>
      </w:r>
      <w:del w:id="130" w:author="TOSHIBA" w:date="2022-08-05T12:43:00Z">
        <w:r>
          <w:delText>………………………………………………………………………………………………………………………………..</w:delText>
        </w:r>
      </w:del>
      <w:ins w:id="131" w:author="TOSHIBA" w:date="2022-08-05T12:43:00Z">
        <w:r w:rsidRPr="003C35A0">
          <w:rPr>
            <w:rFonts w:ascii="Bookman Old Style" w:hAnsi="Bookman Old Style"/>
            <w:sz w:val="24"/>
            <w:szCs w:val="24"/>
          </w:rPr>
          <w:t>………………………………………………………………………</w:t>
        </w:r>
        <w:r>
          <w:rPr>
            <w:rFonts w:ascii="Bookman Old Style" w:hAnsi="Bookman Old Style"/>
            <w:sz w:val="24"/>
            <w:szCs w:val="24"/>
          </w:rPr>
          <w:t>…..</w:t>
        </w:r>
      </w:ins>
    </w:p>
    <w:p w14:paraId="143C306A" w14:textId="2487FDD9" w:rsidR="004A7DE1" w:rsidRDefault="000F381D" w:rsidP="000F381D">
      <w:pPr>
        <w:rPr>
          <w:rFonts w:ascii="Bookman Old Style" w:hAnsi="Bookman Old Style"/>
          <w:b/>
          <w:bCs/>
          <w:sz w:val="28"/>
          <w:szCs w:val="28"/>
        </w:rPr>
      </w:pPr>
      <w:ins w:id="132" w:author="TOSHIBA" w:date="2022-08-05T12:43:00Z">
        <w:r w:rsidRPr="004A7DE1">
          <w:rPr>
            <w:rFonts w:ascii="Bookman Old Style" w:hAnsi="Bookman Old Style"/>
            <w:b/>
            <w:bCs/>
            <w:sz w:val="28"/>
            <w:szCs w:val="28"/>
            <w:u w:val="single"/>
          </w:rPr>
          <w:t>Devoir</w:t>
        </w:r>
        <w:r w:rsidRPr="003C35A0">
          <w:rPr>
            <w:rFonts w:ascii="Bookman Old Style" w:hAnsi="Bookman Old Style"/>
            <w:b/>
            <w:bCs/>
            <w:sz w:val="28"/>
            <w:szCs w:val="28"/>
          </w:rPr>
          <w:t xml:space="preserve"> N</w:t>
        </w:r>
      </w:ins>
      <w:r w:rsidR="00CA5C1F">
        <w:rPr>
          <w:rFonts w:ascii="Bookman Old Style" w:hAnsi="Bookman Old Style"/>
          <w:b/>
          <w:bCs/>
          <w:sz w:val="28"/>
          <w:szCs w:val="28"/>
        </w:rPr>
        <w:t>°3</w:t>
      </w:r>
      <w:ins w:id="133" w:author="TOSHIBA" w:date="2022-08-05T12:43:00Z">
        <w:r w:rsidRPr="003C35A0">
          <w:rPr>
            <w:rFonts w:ascii="Bookman Old Style" w:hAnsi="Bookman Old Style"/>
            <w:b/>
            <w:bCs/>
            <w:sz w:val="28"/>
            <w:szCs w:val="28"/>
          </w:rPr>
          <w:t xml:space="preserve"> Epreuves Théoriques - Durée : 2 heures</w:t>
        </w:r>
      </w:ins>
    </w:p>
    <w:bookmarkEnd w:id="121"/>
    <w:p w14:paraId="4EF2DDD5" w14:textId="71AD853B" w:rsidR="00CA5C1F" w:rsidRDefault="00CA5C1F" w:rsidP="000F381D">
      <w:pPr>
        <w:rPr>
          <w:rFonts w:ascii="Bookman Old Style" w:hAnsi="Bookman Old Style"/>
          <w:b/>
          <w:bCs/>
          <w:sz w:val="28"/>
          <w:szCs w:val="28"/>
        </w:rPr>
      </w:pPr>
      <w:r w:rsidRPr="004A7DE1">
        <w:rPr>
          <w:rFonts w:ascii="Bookman Old Style" w:hAnsi="Bookman Old Style"/>
          <w:b/>
          <w:bCs/>
          <w:sz w:val="32"/>
          <w:szCs w:val="32"/>
          <w:u w:val="single"/>
        </w:rPr>
        <w:t>Exercice</w:t>
      </w:r>
      <w:r>
        <w:rPr>
          <w:rFonts w:ascii="Bookman Old Style" w:hAnsi="Bookman Old Style"/>
          <w:b/>
          <w:bCs/>
          <w:sz w:val="28"/>
          <w:szCs w:val="28"/>
        </w:rPr>
        <w:t xml:space="preserve"> 1</w:t>
      </w:r>
    </w:p>
    <w:p w14:paraId="28DD257E" w14:textId="6DB18E97" w:rsidR="00CA5C1F" w:rsidRDefault="00CA5C1F" w:rsidP="000F381D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Souligne d’un trait la réponse correspondante</w:t>
      </w:r>
    </w:p>
    <w:p w14:paraId="4FB83A47" w14:textId="00728A93" w:rsidR="00CA5C1F" w:rsidRDefault="00CA5C1F" w:rsidP="00CA5C1F">
      <w:pPr>
        <w:pStyle w:val="Paragraphedeliste"/>
        <w:numPr>
          <w:ilvl w:val="0"/>
          <w:numId w:val="9"/>
        </w:num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Pour tracer l’encolure de la chemise Homme, on fait :</w:t>
      </w:r>
    </w:p>
    <w:p w14:paraId="453ADC94" w14:textId="15FD4701" w:rsidR="00CA5C1F" w:rsidRDefault="00CA5C1F" w:rsidP="00CA5C1F">
      <w:pPr>
        <w:pStyle w:val="Paragraphedeliste"/>
        <w:numPr>
          <w:ilvl w:val="0"/>
          <w:numId w:val="10"/>
        </w:num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1/20 du tour du coud ;</w:t>
      </w:r>
    </w:p>
    <w:p w14:paraId="3099B912" w14:textId="2B2386D8" w:rsidR="00CA5C1F" w:rsidRDefault="00CA5C1F" w:rsidP="00CA5C1F">
      <w:pPr>
        <w:pStyle w:val="Paragraphedeliste"/>
        <w:numPr>
          <w:ilvl w:val="0"/>
          <w:numId w:val="10"/>
        </w:num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1/3 de tour de taille ;</w:t>
      </w:r>
    </w:p>
    <w:p w14:paraId="0CF8D7DA" w14:textId="1FEEB0BD" w:rsidR="00CA5C1F" w:rsidRDefault="00CA5C1F" w:rsidP="00CA5C1F">
      <w:pPr>
        <w:pStyle w:val="Paragraphedeliste"/>
        <w:numPr>
          <w:ilvl w:val="0"/>
          <w:numId w:val="10"/>
        </w:num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1/6 de tour du coud.</w:t>
      </w:r>
    </w:p>
    <w:p w14:paraId="4896987A" w14:textId="459D152C" w:rsidR="00CA5C1F" w:rsidRDefault="00CA5C1F" w:rsidP="00CA5C1F">
      <w:pPr>
        <w:pStyle w:val="Paragraphedeliste"/>
        <w:numPr>
          <w:ilvl w:val="0"/>
          <w:numId w:val="9"/>
        </w:num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Pour tracer</w:t>
      </w:r>
      <w:r w:rsidR="00F629D4">
        <w:rPr>
          <w:rFonts w:ascii="Bookman Old Style" w:hAnsi="Bookman Old Style"/>
          <w:sz w:val="28"/>
          <w:szCs w:val="28"/>
        </w:rPr>
        <w:t xml:space="preserve"> le cadre du Corsage Tailleur, on utilise :</w:t>
      </w:r>
    </w:p>
    <w:p w14:paraId="36421A04" w14:textId="6C628D08" w:rsidR="00F629D4" w:rsidRDefault="00F629D4" w:rsidP="00F629D4">
      <w:pPr>
        <w:pStyle w:val="Paragraphedeliste"/>
        <w:numPr>
          <w:ilvl w:val="0"/>
          <w:numId w:val="11"/>
        </w:num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Le tour de poitrine et la longueur taille ;</w:t>
      </w:r>
    </w:p>
    <w:p w14:paraId="05F09FC3" w14:textId="5D9A72FB" w:rsidR="00F629D4" w:rsidRDefault="00F629D4" w:rsidP="00F629D4">
      <w:pPr>
        <w:pStyle w:val="Paragraphedeliste"/>
        <w:numPr>
          <w:ilvl w:val="0"/>
          <w:numId w:val="11"/>
        </w:num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Le tour du bassin et la longueur du corsage ;</w:t>
      </w:r>
    </w:p>
    <w:p w14:paraId="0939ED3D" w14:textId="6C20AA60" w:rsidR="00F629D4" w:rsidRDefault="00F629D4" w:rsidP="00F629D4">
      <w:pPr>
        <w:pStyle w:val="Paragraphedeliste"/>
        <w:numPr>
          <w:ilvl w:val="0"/>
          <w:numId w:val="11"/>
        </w:num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Le côté épaule et l’écartement seins.</w:t>
      </w:r>
    </w:p>
    <w:p w14:paraId="3C351DBC" w14:textId="6CAFE1CB" w:rsidR="00F629D4" w:rsidRDefault="00F629D4" w:rsidP="00F629D4">
      <w:pPr>
        <w:pStyle w:val="Paragraphedeliste"/>
        <w:numPr>
          <w:ilvl w:val="0"/>
          <w:numId w:val="9"/>
        </w:num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La camisole à manche ballon est une tenue :</w:t>
      </w:r>
    </w:p>
    <w:p w14:paraId="32760E80" w14:textId="56E9EF60" w:rsidR="00F629D4" w:rsidRDefault="00F629D4" w:rsidP="00B54382">
      <w:pPr>
        <w:pStyle w:val="Paragraphedeliste"/>
        <w:numPr>
          <w:ilvl w:val="0"/>
          <w:numId w:val="15"/>
        </w:numPr>
        <w:rPr>
          <w:rFonts w:ascii="Bookman Old Style" w:hAnsi="Bookman Old Style"/>
          <w:sz w:val="28"/>
          <w:szCs w:val="28"/>
        </w:rPr>
      </w:pPr>
      <w:r w:rsidRPr="00F629D4">
        <w:rPr>
          <w:rFonts w:ascii="Bookman Old Style" w:hAnsi="Bookman Old Style"/>
          <w:sz w:val="28"/>
          <w:szCs w:val="28"/>
        </w:rPr>
        <w:t>Ample ;</w:t>
      </w:r>
    </w:p>
    <w:p w14:paraId="7788D1EA" w14:textId="184DC4F2" w:rsidR="00B54382" w:rsidRDefault="00B54382" w:rsidP="00B54382">
      <w:pPr>
        <w:pStyle w:val="Paragraphedeliste"/>
        <w:numPr>
          <w:ilvl w:val="0"/>
          <w:numId w:val="15"/>
        </w:num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Droite ;</w:t>
      </w:r>
    </w:p>
    <w:p w14:paraId="7A892DB6" w14:textId="0750573B" w:rsidR="00B54382" w:rsidRDefault="00B54382" w:rsidP="00B54382">
      <w:pPr>
        <w:pStyle w:val="Paragraphedeliste"/>
        <w:numPr>
          <w:ilvl w:val="0"/>
          <w:numId w:val="15"/>
        </w:num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Centrée.</w:t>
      </w:r>
    </w:p>
    <w:p w14:paraId="302F1CEB" w14:textId="6CEAD251" w:rsidR="00B54382" w:rsidRDefault="00B54382" w:rsidP="00B54382">
      <w:pPr>
        <w:pStyle w:val="Paragraphedeliste"/>
        <w:numPr>
          <w:ilvl w:val="0"/>
          <w:numId w:val="9"/>
        </w:num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Les mesures sont classées en :</w:t>
      </w:r>
    </w:p>
    <w:p w14:paraId="07934D43" w14:textId="68936337" w:rsidR="00B54382" w:rsidRDefault="00B54382" w:rsidP="00B54382">
      <w:pPr>
        <w:pStyle w:val="Paragraphedeliste"/>
        <w:numPr>
          <w:ilvl w:val="0"/>
          <w:numId w:val="16"/>
        </w:num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8 catégories ;</w:t>
      </w:r>
    </w:p>
    <w:p w14:paraId="795220A6" w14:textId="29472A1F" w:rsidR="00B54382" w:rsidRDefault="00B54382" w:rsidP="00B54382">
      <w:pPr>
        <w:pStyle w:val="Paragraphedeliste"/>
        <w:numPr>
          <w:ilvl w:val="0"/>
          <w:numId w:val="16"/>
        </w:num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5 catégories ;</w:t>
      </w:r>
    </w:p>
    <w:p w14:paraId="2A279D5D" w14:textId="2282A99A" w:rsidR="00B54382" w:rsidRDefault="00B54382" w:rsidP="00B54382">
      <w:pPr>
        <w:pStyle w:val="Paragraphedeliste"/>
        <w:numPr>
          <w:ilvl w:val="0"/>
          <w:numId w:val="16"/>
        </w:num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3 catégories.</w:t>
      </w:r>
    </w:p>
    <w:p w14:paraId="09B1435A" w14:textId="70719554" w:rsidR="00B54382" w:rsidRDefault="00B54382" w:rsidP="00B54382">
      <w:pPr>
        <w:pStyle w:val="Paragraphedeliste"/>
        <w:ind w:left="1080"/>
        <w:rPr>
          <w:rFonts w:ascii="Bookman Old Style" w:hAnsi="Bookman Old Style"/>
          <w:sz w:val="28"/>
          <w:szCs w:val="28"/>
        </w:rPr>
      </w:pPr>
    </w:p>
    <w:p w14:paraId="507ABC37" w14:textId="0DBC4145" w:rsidR="00B54382" w:rsidRPr="00F83403" w:rsidRDefault="00B54382" w:rsidP="00B54382">
      <w:pPr>
        <w:pStyle w:val="Paragraphedeliste"/>
        <w:ind w:left="1080"/>
        <w:rPr>
          <w:rFonts w:ascii="Bookman Old Style" w:hAnsi="Bookman Old Style"/>
          <w:b/>
          <w:bCs/>
          <w:sz w:val="28"/>
          <w:szCs w:val="28"/>
        </w:rPr>
      </w:pPr>
      <w:r w:rsidRPr="00F83403">
        <w:rPr>
          <w:rFonts w:ascii="Bookman Old Style" w:hAnsi="Bookman Old Style"/>
          <w:b/>
          <w:bCs/>
          <w:sz w:val="32"/>
          <w:szCs w:val="32"/>
          <w:u w:val="single"/>
        </w:rPr>
        <w:t xml:space="preserve">Exercice </w:t>
      </w:r>
      <w:r w:rsidRPr="00F83403">
        <w:rPr>
          <w:rFonts w:ascii="Bookman Old Style" w:hAnsi="Bookman Old Style"/>
          <w:b/>
          <w:bCs/>
          <w:sz w:val="28"/>
          <w:szCs w:val="28"/>
        </w:rPr>
        <w:t>2</w:t>
      </w:r>
    </w:p>
    <w:p w14:paraId="0A209B2F" w14:textId="059FEAB9" w:rsidR="00B54382" w:rsidRDefault="00B54382" w:rsidP="004A7DE1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Réalise le tracé du Corsage Tailleur à col ouvert à l’échelle de 1/5</w:t>
      </w:r>
      <w:r w:rsidR="00E70A8B">
        <w:rPr>
          <w:rFonts w:ascii="Bookman Old Style" w:hAnsi="Bookman Old Style"/>
          <w:sz w:val="28"/>
          <w:szCs w:val="28"/>
        </w:rPr>
        <w:t xml:space="preserve"> selon les mesures ci-après :</w:t>
      </w:r>
    </w:p>
    <w:p w14:paraId="12384F1A" w14:textId="6A06CD43" w:rsidR="0079240B" w:rsidRDefault="00E70A8B" w:rsidP="00B54382">
      <w:pPr>
        <w:rPr>
          <w:rFonts w:ascii="Bookman Old Style" w:hAnsi="Bookman Old Style"/>
          <w:sz w:val="28"/>
          <w:szCs w:val="28"/>
        </w:rPr>
      </w:pPr>
      <w:r w:rsidRPr="0012067D">
        <w:rPr>
          <w:rFonts w:ascii="Bookman Old Style" w:hAnsi="Bookman Old Style"/>
          <w:sz w:val="28"/>
          <w:szCs w:val="28"/>
          <w:lang w:val="en-US"/>
        </w:rPr>
        <w:t>TC 42. TP 106. TT 86. TB 112. TM 42. HP 29. LTDVT 48. LTDOS 43. LC 67</w:t>
      </w:r>
      <w:r w:rsidR="00431646" w:rsidRPr="0012067D">
        <w:rPr>
          <w:rFonts w:ascii="Bookman Old Style" w:hAnsi="Bookman Old Style"/>
          <w:sz w:val="28"/>
          <w:szCs w:val="28"/>
          <w:lang w:val="en-US"/>
        </w:rPr>
        <w:t>, 50</w:t>
      </w:r>
      <w:r w:rsidRPr="0012067D">
        <w:rPr>
          <w:rFonts w:ascii="Bookman Old Style" w:hAnsi="Bookman Old Style"/>
          <w:sz w:val="28"/>
          <w:szCs w:val="28"/>
          <w:lang w:val="en-US"/>
        </w:rPr>
        <w:t xml:space="preserve">. LM 22. </w:t>
      </w:r>
      <w:r w:rsidR="001162C4">
        <w:rPr>
          <w:rFonts w:ascii="Bookman Old Style" w:hAnsi="Bookman Old Style"/>
          <w:sz w:val="28"/>
          <w:szCs w:val="28"/>
        </w:rPr>
        <w:t>LD 22. EP 22</w:t>
      </w:r>
      <w:r w:rsidR="00F83403">
        <w:rPr>
          <w:rFonts w:ascii="Bookman Old Style" w:hAnsi="Bookman Old Style"/>
          <w:sz w:val="28"/>
          <w:szCs w:val="28"/>
        </w:rPr>
        <w:t>.</w:t>
      </w:r>
    </w:p>
    <w:p w14:paraId="4643C4C3" w14:textId="77777777" w:rsidR="00A31791" w:rsidRDefault="00A31791" w:rsidP="00B54382">
      <w:pPr>
        <w:rPr>
          <w:rFonts w:ascii="Bookman Old Style" w:hAnsi="Bookman Old Style"/>
          <w:sz w:val="28"/>
          <w:szCs w:val="28"/>
        </w:rPr>
      </w:pPr>
    </w:p>
    <w:p w14:paraId="4A9E738D" w14:textId="77777777" w:rsidR="00A31791" w:rsidRDefault="00A31791" w:rsidP="00B54382">
      <w:pPr>
        <w:rPr>
          <w:rFonts w:ascii="Bookman Old Style" w:hAnsi="Bookman Old Style"/>
          <w:sz w:val="28"/>
          <w:szCs w:val="28"/>
        </w:rPr>
      </w:pPr>
    </w:p>
    <w:p w14:paraId="20D266CB" w14:textId="77777777" w:rsidR="00DB4628" w:rsidRDefault="00DB4628" w:rsidP="00B54382">
      <w:pPr>
        <w:rPr>
          <w:rFonts w:ascii="Bookman Old Style" w:hAnsi="Bookman Old Style"/>
          <w:sz w:val="28"/>
          <w:szCs w:val="28"/>
        </w:rPr>
      </w:pPr>
    </w:p>
    <w:p w14:paraId="71B2BCAD" w14:textId="77777777" w:rsidR="00167420" w:rsidRPr="00563AEA" w:rsidRDefault="00167420" w:rsidP="00167420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fr-FR"/>
        </w:rPr>
        <w:lastRenderedPageBreak/>
        <w:drawing>
          <wp:anchor distT="0" distB="0" distL="114300" distR="114300" simplePos="0" relativeHeight="251677696" behindDoc="0" locked="0" layoutInCell="1" allowOverlap="1" wp14:anchorId="49D96C03" wp14:editId="3511961E">
            <wp:simplePos x="0" y="0"/>
            <wp:positionH relativeFrom="margin">
              <wp:posOffset>-366090</wp:posOffset>
            </wp:positionH>
            <wp:positionV relativeFrom="paragraph">
              <wp:posOffset>204470</wp:posOffset>
            </wp:positionV>
            <wp:extent cx="1221638" cy="749935"/>
            <wp:effectExtent l="0" t="0" r="0" b="0"/>
            <wp:wrapNone/>
            <wp:docPr id="10" name="Image 10" descr="C:\Users\HP\AppData\Local\Microsoft\Windows\Temporary Internet Files\Content.Word\IMG-20220712-WA01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Microsoft\Windows\Temporary Internet Files\Content.Word\IMG-20220712-WA011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33" t="4678" r="10697" b="7750"/>
                    <a:stretch/>
                  </pic:blipFill>
                  <pic:spPr bwMode="auto">
                    <a:xfrm>
                      <a:off x="0" y="0"/>
                      <a:ext cx="1221638" cy="74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3AEA">
        <w:rPr>
          <w:rFonts w:ascii="Times New Roman" w:hAnsi="Times New Roman" w:cs="Times New Roman"/>
          <w:b/>
          <w:sz w:val="28"/>
          <w:szCs w:val="28"/>
        </w:rPr>
        <w:t>CENTRE DE FORMATION PROFESSIONNELLE ESPRIT DU PAGNE</w:t>
      </w:r>
    </w:p>
    <w:p w14:paraId="70FD20FF" w14:textId="77777777" w:rsidR="00167420" w:rsidRPr="00563AEA" w:rsidRDefault="00167420" w:rsidP="00167420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63AEA">
        <w:rPr>
          <w:rFonts w:ascii="Times New Roman" w:hAnsi="Times New Roman" w:cs="Times New Roman"/>
          <w:b/>
          <w:sz w:val="28"/>
          <w:szCs w:val="28"/>
        </w:rPr>
        <w:t>Couture – Broderie – spécialiste des modes Africaine</w:t>
      </w:r>
    </w:p>
    <w:p w14:paraId="39E7C30F" w14:textId="77777777" w:rsidR="00167420" w:rsidRPr="00563AEA" w:rsidRDefault="00167420" w:rsidP="00167420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5E4635">
        <w:rPr>
          <w:rFonts w:ascii="Times New Roman" w:hAnsi="Times New Roman" w:cs="Times New Roman"/>
          <w:sz w:val="28"/>
          <w:szCs w:val="28"/>
          <w:u w:val="single"/>
        </w:rPr>
        <w:t>Tél</w:t>
      </w:r>
      <w:r>
        <w:rPr>
          <w:rFonts w:ascii="Times New Roman" w:hAnsi="Times New Roman" w:cs="Times New Roman"/>
          <w:sz w:val="28"/>
          <w:szCs w:val="28"/>
        </w:rPr>
        <w:t> : 97870627 /</w:t>
      </w:r>
      <w:r w:rsidRPr="00563AEA">
        <w:rPr>
          <w:rFonts w:ascii="Times New Roman" w:hAnsi="Times New Roman" w:cs="Times New Roman"/>
          <w:sz w:val="28"/>
          <w:szCs w:val="28"/>
        </w:rPr>
        <w:t>95054770 /</w:t>
      </w:r>
      <w:r>
        <w:rPr>
          <w:rFonts w:ascii="Times New Roman" w:hAnsi="Times New Roman" w:cs="Times New Roman"/>
          <w:sz w:val="28"/>
          <w:szCs w:val="28"/>
        </w:rPr>
        <w:t>97 72 21 61</w:t>
      </w:r>
      <w:r w:rsidRPr="00563AEA">
        <w:rPr>
          <w:rFonts w:ascii="Times New Roman" w:hAnsi="Times New Roman" w:cs="Times New Roman"/>
          <w:sz w:val="28"/>
          <w:szCs w:val="28"/>
        </w:rPr>
        <w:t xml:space="preserve"> Bureau : 98198897</w:t>
      </w:r>
    </w:p>
    <w:p w14:paraId="0B32E9FF" w14:textId="77777777" w:rsidR="00167420" w:rsidRPr="0012067D" w:rsidRDefault="00167420" w:rsidP="0016742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3AE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</w:t>
      </w:r>
    </w:p>
    <w:p w14:paraId="3B47A36B" w14:textId="77777777" w:rsidR="00167420" w:rsidRPr="003C35A0" w:rsidRDefault="00167420">
      <w:pPr>
        <w:jc w:val="right"/>
        <w:rPr>
          <w:rFonts w:ascii="Bookman Old Style" w:hAnsi="Bookman Old Style"/>
          <w:sz w:val="24"/>
          <w:rPrChange w:id="134" w:author="TOSHIBA" w:date="2022-08-05T12:43:00Z">
            <w:rPr/>
          </w:rPrChange>
        </w:rPr>
        <w:pPrChange w:id="135" w:author="TOSHIBA" w:date="2022-08-05T12:43:00Z">
          <w:pPr/>
        </w:pPrChange>
      </w:pPr>
      <w:r w:rsidRPr="003C35A0">
        <w:rPr>
          <w:rFonts w:ascii="Bookman Old Style" w:hAnsi="Bookman Old Style"/>
          <w:sz w:val="24"/>
          <w:rPrChange w:id="136" w:author="TOSHIBA" w:date="2022-08-05T12:43:00Z">
            <w:rPr/>
          </w:rPrChange>
        </w:rPr>
        <w:t xml:space="preserve">Lundi, </w:t>
      </w:r>
      <w:del w:id="137" w:author="TOSHIBA" w:date="2022-08-05T12:43:00Z">
        <w:r>
          <w:delText>8</w:delText>
        </w:r>
      </w:del>
      <w:ins w:id="138" w:author="TOSHIBA" w:date="2022-08-05T12:43:00Z">
        <w:r w:rsidRPr="003C35A0">
          <w:rPr>
            <w:rFonts w:ascii="Bookman Old Style" w:hAnsi="Bookman Old Style"/>
            <w:sz w:val="24"/>
            <w:szCs w:val="24"/>
          </w:rPr>
          <w:t>1</w:t>
        </w:r>
        <w:r w:rsidRPr="003C35A0">
          <w:rPr>
            <w:rFonts w:ascii="Bookman Old Style" w:hAnsi="Bookman Old Style"/>
            <w:sz w:val="24"/>
            <w:szCs w:val="24"/>
            <w:vertAlign w:val="superscript"/>
          </w:rPr>
          <w:t>er</w:t>
        </w:r>
      </w:ins>
      <w:r w:rsidRPr="003C35A0">
        <w:rPr>
          <w:rFonts w:ascii="Bookman Old Style" w:hAnsi="Bookman Old Style"/>
          <w:sz w:val="24"/>
          <w:rPrChange w:id="139" w:author="TOSHIBA" w:date="2022-08-05T12:43:00Z">
            <w:rPr/>
          </w:rPrChange>
        </w:rPr>
        <w:t xml:space="preserve"> Août 2022</w:t>
      </w:r>
    </w:p>
    <w:p w14:paraId="050C8BF9" w14:textId="6C2B365A" w:rsidR="00113F27" w:rsidRPr="00315EDF" w:rsidRDefault="00167420" w:rsidP="00113F27">
      <w:pPr>
        <w:rPr>
          <w:ins w:id="140" w:author="TOSHIBA" w:date="2022-08-05T12:43:00Z"/>
          <w:rFonts w:ascii="Bookman Old Style" w:hAnsi="Bookman Old Style"/>
          <w:sz w:val="24"/>
        </w:rPr>
      </w:pPr>
      <w:r w:rsidRPr="003C35A0">
        <w:rPr>
          <w:rFonts w:ascii="Bookman Old Style" w:hAnsi="Bookman Old Style"/>
          <w:sz w:val="24"/>
          <w:rPrChange w:id="141" w:author="TOSHIBA" w:date="2022-08-05T12:43:00Z">
            <w:rPr/>
          </w:rPrChange>
        </w:rPr>
        <w:t xml:space="preserve">Nom et Prénoms : </w:t>
      </w:r>
      <w:del w:id="142" w:author="TOSHIBA" w:date="2022-08-05T12:43:00Z">
        <w:r>
          <w:delText>………………………………………………………………………………………………………………………………..</w:delText>
        </w:r>
      </w:del>
      <w:ins w:id="143" w:author="TOSHIBA" w:date="2022-08-05T12:43:00Z">
        <w:r w:rsidRPr="003C35A0">
          <w:rPr>
            <w:rFonts w:ascii="Bookman Old Style" w:hAnsi="Bookman Old Style"/>
            <w:sz w:val="24"/>
            <w:szCs w:val="24"/>
          </w:rPr>
          <w:t>………………………………………………………………………</w:t>
        </w:r>
        <w:r>
          <w:rPr>
            <w:rFonts w:ascii="Bookman Old Style" w:hAnsi="Bookman Old Style"/>
            <w:sz w:val="24"/>
            <w:szCs w:val="24"/>
          </w:rPr>
          <w:t>…..</w:t>
        </w:r>
      </w:ins>
    </w:p>
    <w:p w14:paraId="4D628135" w14:textId="2AF9EBB3" w:rsidR="00113F27" w:rsidRDefault="00113F27" w:rsidP="00113F27">
      <w:pPr>
        <w:rPr>
          <w:rFonts w:ascii="Bookman Old Style" w:hAnsi="Bookman Old Style"/>
          <w:b/>
          <w:bCs/>
          <w:sz w:val="28"/>
          <w:szCs w:val="28"/>
        </w:rPr>
      </w:pPr>
      <w:ins w:id="144" w:author="TOSHIBA" w:date="2022-08-05T12:43:00Z">
        <w:r w:rsidRPr="0060076C">
          <w:rPr>
            <w:rFonts w:ascii="Bookman Old Style" w:hAnsi="Bookman Old Style"/>
            <w:b/>
            <w:bCs/>
            <w:sz w:val="28"/>
            <w:szCs w:val="28"/>
            <w:u w:val="single"/>
          </w:rPr>
          <w:t>Devoir N</w:t>
        </w:r>
      </w:ins>
      <w:r w:rsidRPr="0060076C">
        <w:rPr>
          <w:rFonts w:ascii="Bookman Old Style" w:hAnsi="Bookman Old Style"/>
          <w:b/>
          <w:bCs/>
          <w:sz w:val="28"/>
          <w:szCs w:val="28"/>
          <w:u w:val="single"/>
        </w:rPr>
        <w:t>°3</w:t>
      </w:r>
      <w:ins w:id="145" w:author="TOSHIBA" w:date="2022-08-05T12:43:00Z">
        <w:r w:rsidRPr="003C35A0">
          <w:rPr>
            <w:rFonts w:ascii="Bookman Old Style" w:hAnsi="Bookman Old Style"/>
            <w:b/>
            <w:bCs/>
            <w:sz w:val="28"/>
            <w:szCs w:val="28"/>
          </w:rPr>
          <w:t xml:space="preserve"> Epreuves </w:t>
        </w:r>
      </w:ins>
      <w:r>
        <w:rPr>
          <w:rFonts w:ascii="Bookman Old Style" w:hAnsi="Bookman Old Style"/>
          <w:b/>
          <w:bCs/>
          <w:sz w:val="28"/>
          <w:szCs w:val="28"/>
        </w:rPr>
        <w:t>Prat</w:t>
      </w:r>
      <w:ins w:id="146" w:author="TOSHIBA" w:date="2022-08-05T12:43:00Z">
        <w:r w:rsidRPr="003C35A0">
          <w:rPr>
            <w:rFonts w:ascii="Bookman Old Style" w:hAnsi="Bookman Old Style"/>
            <w:b/>
            <w:bCs/>
            <w:sz w:val="28"/>
            <w:szCs w:val="28"/>
          </w:rPr>
          <w:t xml:space="preserve">iques - Durée : </w:t>
        </w:r>
      </w:ins>
      <w:r>
        <w:rPr>
          <w:rFonts w:ascii="Bookman Old Style" w:hAnsi="Bookman Old Style"/>
          <w:b/>
          <w:bCs/>
          <w:sz w:val="28"/>
          <w:szCs w:val="28"/>
        </w:rPr>
        <w:t>6</w:t>
      </w:r>
      <w:ins w:id="147" w:author="TOSHIBA" w:date="2022-08-05T12:43:00Z">
        <w:r w:rsidRPr="003C35A0">
          <w:rPr>
            <w:rFonts w:ascii="Bookman Old Style" w:hAnsi="Bookman Old Style"/>
            <w:b/>
            <w:bCs/>
            <w:sz w:val="28"/>
            <w:szCs w:val="28"/>
          </w:rPr>
          <w:t xml:space="preserve"> heures</w:t>
        </w:r>
      </w:ins>
    </w:p>
    <w:p w14:paraId="50D3FE27" w14:textId="444515B0" w:rsidR="00113F27" w:rsidRDefault="00113F27" w:rsidP="00113F27">
      <w:pPr>
        <w:rPr>
          <w:rFonts w:ascii="Bookman Old Style" w:hAnsi="Bookman Old Style"/>
          <w:b/>
          <w:bCs/>
          <w:sz w:val="28"/>
          <w:szCs w:val="28"/>
        </w:rPr>
      </w:pPr>
      <w:r w:rsidRPr="0060076C">
        <w:rPr>
          <w:rFonts w:ascii="Bookman Old Style" w:hAnsi="Bookman Old Style"/>
          <w:b/>
          <w:bCs/>
          <w:sz w:val="28"/>
          <w:szCs w:val="28"/>
          <w:u w:val="single"/>
        </w:rPr>
        <w:t>SUJET</w:t>
      </w:r>
      <w:r>
        <w:rPr>
          <w:rFonts w:ascii="Bookman Old Style" w:hAnsi="Bookman Old Style"/>
          <w:b/>
          <w:bCs/>
          <w:sz w:val="28"/>
          <w:szCs w:val="28"/>
        </w:rPr>
        <w:t xml:space="preserve"> A</w:t>
      </w:r>
    </w:p>
    <w:p w14:paraId="295DDF59" w14:textId="01BDB7AD" w:rsidR="00113F27" w:rsidRDefault="002121AD" w:rsidP="00222C4D">
      <w:pPr>
        <w:jc w:val="both"/>
        <w:rPr>
          <w:rFonts w:ascii="Bookman Old Style" w:hAnsi="Bookman Old Style"/>
          <w:sz w:val="28"/>
          <w:szCs w:val="28"/>
        </w:rPr>
      </w:pPr>
      <w:r w:rsidRPr="00C6675F">
        <w:rPr>
          <w:rFonts w:ascii="Bookman Old Style" w:hAnsi="Bookman Old Style"/>
          <w:sz w:val="28"/>
          <w:szCs w:val="28"/>
          <w:u w:val="single"/>
        </w:rPr>
        <w:t>Texte </w:t>
      </w:r>
      <w:r>
        <w:rPr>
          <w:rFonts w:ascii="Bookman Old Style" w:hAnsi="Bookman Old Style"/>
          <w:sz w:val="28"/>
          <w:szCs w:val="28"/>
        </w:rPr>
        <w:t>:</w:t>
      </w:r>
    </w:p>
    <w:p w14:paraId="663C18EC" w14:textId="38E05AA7" w:rsidR="002121AD" w:rsidRDefault="002121AD" w:rsidP="00222C4D">
      <w:pPr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L’année scolaire 2021-2022 s’est achevée d’où après les examens de fin </w:t>
      </w:r>
      <w:r w:rsidR="00B61AF8">
        <w:rPr>
          <w:rFonts w:ascii="Bookman Old Style" w:hAnsi="Bookman Old Style"/>
          <w:sz w:val="28"/>
          <w:szCs w:val="28"/>
        </w:rPr>
        <w:t xml:space="preserve">d’année, </w:t>
      </w:r>
      <w:r>
        <w:rPr>
          <w:rFonts w:ascii="Bookman Old Style" w:hAnsi="Bookman Old Style"/>
          <w:sz w:val="28"/>
          <w:szCs w:val="28"/>
        </w:rPr>
        <w:t xml:space="preserve">Melle Précieuse Triomphe </w:t>
      </w:r>
      <w:r w:rsidRPr="00222C4D">
        <w:rPr>
          <w:rFonts w:ascii="Bookman Old Style" w:hAnsi="Bookman Old Style"/>
          <w:b/>
          <w:bCs/>
          <w:sz w:val="28"/>
          <w:szCs w:val="28"/>
        </w:rPr>
        <w:t>KINDAFOKE</w:t>
      </w:r>
      <w:r>
        <w:rPr>
          <w:rFonts w:ascii="Bookman Old Style" w:hAnsi="Bookman Old Style"/>
          <w:sz w:val="28"/>
          <w:szCs w:val="28"/>
        </w:rPr>
        <w:t xml:space="preserve"> en collaboration avec ses parents</w:t>
      </w:r>
      <w:r w:rsidR="00B61AF8">
        <w:rPr>
          <w:rFonts w:ascii="Bookman Old Style" w:hAnsi="Bookman Old Style"/>
          <w:sz w:val="28"/>
          <w:szCs w:val="28"/>
        </w:rPr>
        <w:t xml:space="preserve"> voudrait affirmer sa foi à Jésus-Christ.</w:t>
      </w:r>
    </w:p>
    <w:p w14:paraId="5319F4B7" w14:textId="77777777" w:rsidR="00C1703B" w:rsidRDefault="00B61AF8" w:rsidP="00222C4D">
      <w:pPr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Les parents décident de faire coudre à leur fille </w:t>
      </w:r>
      <w:r w:rsidR="00C1703B">
        <w:rPr>
          <w:rFonts w:ascii="Bookman Old Style" w:hAnsi="Bookman Old Style"/>
          <w:sz w:val="28"/>
          <w:szCs w:val="28"/>
        </w:rPr>
        <w:t xml:space="preserve">une </w:t>
      </w:r>
      <w:r w:rsidR="00C1703B" w:rsidRPr="00222C4D">
        <w:rPr>
          <w:rFonts w:ascii="Bookman Old Style" w:hAnsi="Bookman Old Style"/>
          <w:b/>
          <w:bCs/>
          <w:sz w:val="36"/>
          <w:szCs w:val="36"/>
        </w:rPr>
        <w:t>Robe</w:t>
      </w:r>
      <w:r w:rsidR="00C1703B">
        <w:rPr>
          <w:rFonts w:ascii="Bookman Old Style" w:hAnsi="Bookman Old Style"/>
          <w:sz w:val="28"/>
          <w:szCs w:val="28"/>
        </w:rPr>
        <w:t xml:space="preserve"> selon les mesures ci-après :</w:t>
      </w:r>
    </w:p>
    <w:p w14:paraId="12028493" w14:textId="4D15AB26" w:rsidR="00B61AF8" w:rsidRPr="00113F27" w:rsidRDefault="00C1703B" w:rsidP="00222C4D">
      <w:pPr>
        <w:jc w:val="both"/>
        <w:rPr>
          <w:rFonts w:ascii="Bookman Old Style" w:hAnsi="Bookman Old Style"/>
          <w:sz w:val="28"/>
          <w:szCs w:val="28"/>
        </w:rPr>
      </w:pPr>
      <w:proofErr w:type="spellStart"/>
      <w:r>
        <w:rPr>
          <w:rFonts w:ascii="Bookman Old Style" w:hAnsi="Bookman Old Style"/>
          <w:sz w:val="28"/>
          <w:szCs w:val="28"/>
        </w:rPr>
        <w:t>L</w:t>
      </w:r>
      <w:proofErr w:type="spellEnd"/>
      <w:r w:rsidR="00E6336A">
        <w:rPr>
          <w:rFonts w:ascii="Bookman Old Style" w:hAnsi="Bookman Old Style"/>
          <w:sz w:val="28"/>
          <w:szCs w:val="28"/>
        </w:rPr>
        <w:t xml:space="preserve"> </w:t>
      </w:r>
      <w:r>
        <w:rPr>
          <w:rFonts w:ascii="Bookman Old Style" w:hAnsi="Bookman Old Style"/>
          <w:sz w:val="28"/>
          <w:szCs w:val="28"/>
        </w:rPr>
        <w:t>R</w:t>
      </w:r>
      <w:r w:rsidR="00E6336A">
        <w:rPr>
          <w:rFonts w:ascii="Bookman Old Style" w:hAnsi="Bookman Old Style"/>
          <w:sz w:val="28"/>
          <w:szCs w:val="28"/>
        </w:rPr>
        <w:t>obe</w:t>
      </w:r>
      <w:r>
        <w:rPr>
          <w:rFonts w:ascii="Bookman Old Style" w:hAnsi="Bookman Old Style"/>
          <w:sz w:val="28"/>
          <w:szCs w:val="28"/>
        </w:rPr>
        <w:t xml:space="preserve"> 105 ; TT 90 ; TP 100 ; HP 29 ; LT</w:t>
      </w:r>
      <w:r w:rsidR="00222C4D">
        <w:rPr>
          <w:rFonts w:ascii="Bookman Old Style" w:hAnsi="Bookman Old Style"/>
          <w:sz w:val="28"/>
          <w:szCs w:val="28"/>
        </w:rPr>
        <w:t xml:space="preserve"> </w:t>
      </w:r>
      <w:r>
        <w:rPr>
          <w:rFonts w:ascii="Bookman Old Style" w:hAnsi="Bookman Old Style"/>
          <w:sz w:val="28"/>
          <w:szCs w:val="28"/>
        </w:rPr>
        <w:t xml:space="preserve">Devant 45 ; </w:t>
      </w:r>
      <w:r w:rsidR="00222C4D">
        <w:rPr>
          <w:rFonts w:ascii="Bookman Old Style" w:hAnsi="Bookman Old Style"/>
          <w:sz w:val="28"/>
          <w:szCs w:val="28"/>
        </w:rPr>
        <w:t xml:space="preserve">LT Dos </w:t>
      </w:r>
      <w:r>
        <w:rPr>
          <w:rFonts w:ascii="Bookman Old Style" w:hAnsi="Bookman Old Style"/>
          <w:sz w:val="28"/>
          <w:szCs w:val="28"/>
        </w:rPr>
        <w:t>40 ; ES 19 ; TB 30 ; TB 109 ; TE 42 ;</w:t>
      </w:r>
      <w:r w:rsidR="0060076C">
        <w:rPr>
          <w:rFonts w:ascii="Bookman Old Style" w:hAnsi="Bookman Old Style"/>
          <w:sz w:val="28"/>
          <w:szCs w:val="28"/>
        </w:rPr>
        <w:t xml:space="preserve"> LD 20.</w:t>
      </w:r>
      <w:r w:rsidR="00B61AF8">
        <w:rPr>
          <w:rFonts w:ascii="Bookman Old Style" w:hAnsi="Bookman Old Style"/>
          <w:sz w:val="28"/>
          <w:szCs w:val="28"/>
        </w:rPr>
        <w:t xml:space="preserve"> </w:t>
      </w:r>
    </w:p>
    <w:p w14:paraId="37873776" w14:textId="77777777" w:rsidR="0079240B" w:rsidRPr="00B54382" w:rsidRDefault="0079240B" w:rsidP="00B54382">
      <w:pPr>
        <w:rPr>
          <w:rFonts w:ascii="Bookman Old Style" w:hAnsi="Bookman Old Style"/>
          <w:sz w:val="28"/>
          <w:szCs w:val="28"/>
        </w:rPr>
      </w:pPr>
    </w:p>
    <w:p w14:paraId="1A133DFC" w14:textId="72DB5240" w:rsidR="00F629D4" w:rsidRDefault="00F629D4" w:rsidP="00F629D4">
      <w:pPr>
        <w:pStyle w:val="Paragraphedeliste"/>
        <w:ind w:left="1080"/>
        <w:rPr>
          <w:rFonts w:ascii="Bookman Old Style" w:hAnsi="Bookman Old Style"/>
          <w:sz w:val="28"/>
          <w:szCs w:val="28"/>
        </w:rPr>
      </w:pPr>
    </w:p>
    <w:p w14:paraId="62EF4DE5" w14:textId="118C32B8" w:rsidR="00003652" w:rsidRDefault="00003652" w:rsidP="00F629D4">
      <w:pPr>
        <w:pStyle w:val="Paragraphedeliste"/>
        <w:ind w:left="1080"/>
        <w:rPr>
          <w:rFonts w:ascii="Bookman Old Style" w:hAnsi="Bookman Old Style"/>
          <w:sz w:val="28"/>
          <w:szCs w:val="28"/>
        </w:rPr>
      </w:pPr>
    </w:p>
    <w:p w14:paraId="4A827F3B" w14:textId="0B57D1BB" w:rsidR="00003652" w:rsidRDefault="00003652" w:rsidP="00F629D4">
      <w:pPr>
        <w:pStyle w:val="Paragraphedeliste"/>
        <w:ind w:left="1080"/>
        <w:rPr>
          <w:rFonts w:ascii="Bookman Old Style" w:hAnsi="Bookman Old Style"/>
          <w:sz w:val="28"/>
          <w:szCs w:val="28"/>
        </w:rPr>
      </w:pPr>
    </w:p>
    <w:p w14:paraId="43159780" w14:textId="2E61D58E" w:rsidR="00003652" w:rsidRDefault="00003652" w:rsidP="00F629D4">
      <w:pPr>
        <w:pStyle w:val="Paragraphedeliste"/>
        <w:ind w:left="1080"/>
        <w:rPr>
          <w:rFonts w:ascii="Bookman Old Style" w:hAnsi="Bookman Old Style"/>
          <w:sz w:val="28"/>
          <w:szCs w:val="28"/>
        </w:rPr>
      </w:pPr>
    </w:p>
    <w:p w14:paraId="7A4A6A12" w14:textId="13D42B4E" w:rsidR="00003652" w:rsidRDefault="00003652" w:rsidP="00F629D4">
      <w:pPr>
        <w:pStyle w:val="Paragraphedeliste"/>
        <w:ind w:left="1080"/>
        <w:rPr>
          <w:rFonts w:ascii="Bookman Old Style" w:hAnsi="Bookman Old Style"/>
          <w:sz w:val="28"/>
          <w:szCs w:val="28"/>
        </w:rPr>
      </w:pPr>
    </w:p>
    <w:p w14:paraId="4D8DFF11" w14:textId="5B7EFDB3" w:rsidR="00003652" w:rsidRDefault="00003652" w:rsidP="00F629D4">
      <w:pPr>
        <w:pStyle w:val="Paragraphedeliste"/>
        <w:ind w:left="1080"/>
        <w:rPr>
          <w:rFonts w:ascii="Bookman Old Style" w:hAnsi="Bookman Old Style"/>
          <w:sz w:val="28"/>
          <w:szCs w:val="28"/>
        </w:rPr>
      </w:pPr>
    </w:p>
    <w:p w14:paraId="31D7A3A8" w14:textId="38AE1F86" w:rsidR="00003652" w:rsidRDefault="00003652" w:rsidP="00F629D4">
      <w:pPr>
        <w:pStyle w:val="Paragraphedeliste"/>
        <w:ind w:left="1080"/>
        <w:rPr>
          <w:rFonts w:ascii="Bookman Old Style" w:hAnsi="Bookman Old Style"/>
          <w:sz w:val="28"/>
          <w:szCs w:val="28"/>
        </w:rPr>
      </w:pPr>
    </w:p>
    <w:p w14:paraId="0AFC3A10" w14:textId="094C3E40" w:rsidR="00003652" w:rsidRDefault="00003652" w:rsidP="00F629D4">
      <w:pPr>
        <w:pStyle w:val="Paragraphedeliste"/>
        <w:ind w:left="1080"/>
        <w:rPr>
          <w:rFonts w:ascii="Bookman Old Style" w:hAnsi="Bookman Old Style"/>
          <w:sz w:val="28"/>
          <w:szCs w:val="28"/>
        </w:rPr>
      </w:pPr>
    </w:p>
    <w:p w14:paraId="4CFCC6D6" w14:textId="1864D251" w:rsidR="00003652" w:rsidRDefault="00003652" w:rsidP="00F629D4">
      <w:pPr>
        <w:pStyle w:val="Paragraphedeliste"/>
        <w:ind w:left="1080"/>
        <w:rPr>
          <w:rFonts w:ascii="Bookman Old Style" w:hAnsi="Bookman Old Style"/>
          <w:sz w:val="28"/>
          <w:szCs w:val="28"/>
        </w:rPr>
      </w:pPr>
    </w:p>
    <w:p w14:paraId="6EE52758" w14:textId="68234477" w:rsidR="00003652" w:rsidRDefault="00003652" w:rsidP="00F629D4">
      <w:pPr>
        <w:pStyle w:val="Paragraphedeliste"/>
        <w:ind w:left="1080"/>
        <w:rPr>
          <w:rFonts w:ascii="Bookman Old Style" w:hAnsi="Bookman Old Style"/>
          <w:sz w:val="28"/>
          <w:szCs w:val="28"/>
        </w:rPr>
      </w:pPr>
    </w:p>
    <w:p w14:paraId="2C067FD8" w14:textId="1063498E" w:rsidR="00003652" w:rsidRDefault="00003652" w:rsidP="00F629D4">
      <w:pPr>
        <w:pStyle w:val="Paragraphedeliste"/>
        <w:ind w:left="1080"/>
        <w:rPr>
          <w:rFonts w:ascii="Bookman Old Style" w:hAnsi="Bookman Old Style"/>
          <w:sz w:val="28"/>
          <w:szCs w:val="28"/>
        </w:rPr>
      </w:pPr>
    </w:p>
    <w:p w14:paraId="4C097605" w14:textId="77777777" w:rsidR="00003652" w:rsidRPr="00F629D4" w:rsidRDefault="00003652" w:rsidP="00F629D4">
      <w:pPr>
        <w:pStyle w:val="Paragraphedeliste"/>
        <w:ind w:left="1080"/>
        <w:rPr>
          <w:rFonts w:ascii="Bookman Old Style" w:hAnsi="Bookman Old Style"/>
          <w:sz w:val="28"/>
          <w:szCs w:val="28"/>
        </w:rPr>
      </w:pPr>
    </w:p>
    <w:p w14:paraId="3C907B51" w14:textId="77777777" w:rsidR="00CA5C1F" w:rsidRDefault="00CA5C1F" w:rsidP="000F381D">
      <w:pPr>
        <w:rPr>
          <w:rFonts w:ascii="Bookman Old Style" w:hAnsi="Bookman Old Style"/>
          <w:sz w:val="28"/>
          <w:szCs w:val="28"/>
        </w:rPr>
      </w:pPr>
    </w:p>
    <w:p w14:paraId="14FA43C5" w14:textId="77777777" w:rsidR="00141D2E" w:rsidRDefault="00141D2E" w:rsidP="000F381D">
      <w:pPr>
        <w:rPr>
          <w:rFonts w:ascii="Bookman Old Style" w:hAnsi="Bookman Old Style"/>
          <w:sz w:val="28"/>
          <w:szCs w:val="28"/>
        </w:rPr>
      </w:pPr>
    </w:p>
    <w:p w14:paraId="50D10FF5" w14:textId="77777777" w:rsidR="00315EDF" w:rsidRPr="00CA5C1F" w:rsidRDefault="00315EDF" w:rsidP="000F381D">
      <w:pPr>
        <w:rPr>
          <w:ins w:id="148" w:author="TOSHIBA" w:date="2022-08-05T12:43:00Z"/>
          <w:rFonts w:ascii="Bookman Old Style" w:hAnsi="Bookman Old Style"/>
          <w:sz w:val="28"/>
          <w:szCs w:val="28"/>
        </w:rPr>
      </w:pPr>
    </w:p>
    <w:p w14:paraId="7EB8CD5E" w14:textId="77777777" w:rsidR="00167420" w:rsidRPr="00563AEA" w:rsidRDefault="00167420" w:rsidP="00167420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fr-FR"/>
        </w:rPr>
        <w:lastRenderedPageBreak/>
        <w:drawing>
          <wp:anchor distT="0" distB="0" distL="114300" distR="114300" simplePos="0" relativeHeight="251679744" behindDoc="0" locked="0" layoutInCell="1" allowOverlap="1" wp14:anchorId="540C74A2" wp14:editId="7CE35B51">
            <wp:simplePos x="0" y="0"/>
            <wp:positionH relativeFrom="margin">
              <wp:posOffset>-366090</wp:posOffset>
            </wp:positionH>
            <wp:positionV relativeFrom="paragraph">
              <wp:posOffset>204470</wp:posOffset>
            </wp:positionV>
            <wp:extent cx="1221638" cy="749935"/>
            <wp:effectExtent l="0" t="0" r="0" b="0"/>
            <wp:wrapNone/>
            <wp:docPr id="11" name="Image 11" descr="C:\Users\HP\AppData\Local\Microsoft\Windows\Temporary Internet Files\Content.Word\IMG-20220712-WA01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Microsoft\Windows\Temporary Internet Files\Content.Word\IMG-20220712-WA011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33" t="4678" r="10697" b="7750"/>
                    <a:stretch/>
                  </pic:blipFill>
                  <pic:spPr bwMode="auto">
                    <a:xfrm>
                      <a:off x="0" y="0"/>
                      <a:ext cx="1221638" cy="74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3AEA">
        <w:rPr>
          <w:rFonts w:ascii="Times New Roman" w:hAnsi="Times New Roman" w:cs="Times New Roman"/>
          <w:b/>
          <w:sz w:val="28"/>
          <w:szCs w:val="28"/>
        </w:rPr>
        <w:t>CENTRE DE FORMATION PROFESSIONNELLE ESPRIT DU PAGNE</w:t>
      </w:r>
    </w:p>
    <w:p w14:paraId="12AB9280" w14:textId="77777777" w:rsidR="00167420" w:rsidRPr="00563AEA" w:rsidRDefault="00167420" w:rsidP="00167420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63AEA">
        <w:rPr>
          <w:rFonts w:ascii="Times New Roman" w:hAnsi="Times New Roman" w:cs="Times New Roman"/>
          <w:b/>
          <w:sz w:val="28"/>
          <w:szCs w:val="28"/>
        </w:rPr>
        <w:t>Couture – Broderie – spécialiste des modes Africaine</w:t>
      </w:r>
    </w:p>
    <w:p w14:paraId="5B1FFC02" w14:textId="77777777" w:rsidR="00167420" w:rsidRPr="00563AEA" w:rsidRDefault="00167420" w:rsidP="00167420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5E4635">
        <w:rPr>
          <w:rFonts w:ascii="Times New Roman" w:hAnsi="Times New Roman" w:cs="Times New Roman"/>
          <w:sz w:val="28"/>
          <w:szCs w:val="28"/>
          <w:u w:val="single"/>
        </w:rPr>
        <w:t>Tél</w:t>
      </w:r>
      <w:r>
        <w:rPr>
          <w:rFonts w:ascii="Times New Roman" w:hAnsi="Times New Roman" w:cs="Times New Roman"/>
          <w:sz w:val="28"/>
          <w:szCs w:val="28"/>
        </w:rPr>
        <w:t> : 97870627 /</w:t>
      </w:r>
      <w:r w:rsidRPr="00563AEA">
        <w:rPr>
          <w:rFonts w:ascii="Times New Roman" w:hAnsi="Times New Roman" w:cs="Times New Roman"/>
          <w:sz w:val="28"/>
          <w:szCs w:val="28"/>
        </w:rPr>
        <w:t>95054770 /</w:t>
      </w:r>
      <w:r>
        <w:rPr>
          <w:rFonts w:ascii="Times New Roman" w:hAnsi="Times New Roman" w:cs="Times New Roman"/>
          <w:sz w:val="28"/>
          <w:szCs w:val="28"/>
        </w:rPr>
        <w:t>97 72 21 61</w:t>
      </w:r>
      <w:r w:rsidRPr="00563AEA">
        <w:rPr>
          <w:rFonts w:ascii="Times New Roman" w:hAnsi="Times New Roman" w:cs="Times New Roman"/>
          <w:sz w:val="28"/>
          <w:szCs w:val="28"/>
        </w:rPr>
        <w:t xml:space="preserve"> Bureau : 98198897</w:t>
      </w:r>
    </w:p>
    <w:p w14:paraId="7513CBD0" w14:textId="77777777" w:rsidR="00167420" w:rsidRPr="0012067D" w:rsidRDefault="00167420" w:rsidP="0016742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3AE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</w:t>
      </w:r>
    </w:p>
    <w:p w14:paraId="137EEAC5" w14:textId="77777777" w:rsidR="00167420" w:rsidRPr="003C35A0" w:rsidRDefault="00167420">
      <w:pPr>
        <w:jc w:val="right"/>
        <w:rPr>
          <w:rFonts w:ascii="Bookman Old Style" w:hAnsi="Bookman Old Style"/>
          <w:sz w:val="24"/>
          <w:rPrChange w:id="149" w:author="TOSHIBA" w:date="2022-08-05T12:43:00Z">
            <w:rPr/>
          </w:rPrChange>
        </w:rPr>
        <w:pPrChange w:id="150" w:author="TOSHIBA" w:date="2022-08-05T12:43:00Z">
          <w:pPr/>
        </w:pPrChange>
      </w:pPr>
      <w:r w:rsidRPr="003C35A0">
        <w:rPr>
          <w:rFonts w:ascii="Bookman Old Style" w:hAnsi="Bookman Old Style"/>
          <w:sz w:val="24"/>
          <w:rPrChange w:id="151" w:author="TOSHIBA" w:date="2022-08-05T12:43:00Z">
            <w:rPr/>
          </w:rPrChange>
        </w:rPr>
        <w:t xml:space="preserve">Lundi, </w:t>
      </w:r>
      <w:del w:id="152" w:author="TOSHIBA" w:date="2022-08-05T12:43:00Z">
        <w:r>
          <w:delText>8</w:delText>
        </w:r>
      </w:del>
      <w:ins w:id="153" w:author="TOSHIBA" w:date="2022-08-05T12:43:00Z">
        <w:r w:rsidRPr="003C35A0">
          <w:rPr>
            <w:rFonts w:ascii="Bookman Old Style" w:hAnsi="Bookman Old Style"/>
            <w:sz w:val="24"/>
            <w:szCs w:val="24"/>
          </w:rPr>
          <w:t>1</w:t>
        </w:r>
        <w:r w:rsidRPr="003C35A0">
          <w:rPr>
            <w:rFonts w:ascii="Bookman Old Style" w:hAnsi="Bookman Old Style"/>
            <w:sz w:val="24"/>
            <w:szCs w:val="24"/>
            <w:vertAlign w:val="superscript"/>
          </w:rPr>
          <w:t>er</w:t>
        </w:r>
      </w:ins>
      <w:r w:rsidRPr="003C35A0">
        <w:rPr>
          <w:rFonts w:ascii="Bookman Old Style" w:hAnsi="Bookman Old Style"/>
          <w:sz w:val="24"/>
          <w:rPrChange w:id="154" w:author="TOSHIBA" w:date="2022-08-05T12:43:00Z">
            <w:rPr/>
          </w:rPrChange>
        </w:rPr>
        <w:t xml:space="preserve"> Août 2022</w:t>
      </w:r>
    </w:p>
    <w:p w14:paraId="7F5E0E2E" w14:textId="5652F54B" w:rsidR="00315EDF" w:rsidRPr="00315EDF" w:rsidRDefault="00167420" w:rsidP="00003652">
      <w:pPr>
        <w:rPr>
          <w:ins w:id="155" w:author="TOSHIBA" w:date="2022-08-05T12:43:00Z"/>
          <w:rFonts w:ascii="Bookman Old Style" w:hAnsi="Bookman Old Style"/>
          <w:sz w:val="24"/>
        </w:rPr>
      </w:pPr>
      <w:r w:rsidRPr="003C35A0">
        <w:rPr>
          <w:rFonts w:ascii="Bookman Old Style" w:hAnsi="Bookman Old Style"/>
          <w:sz w:val="24"/>
          <w:rPrChange w:id="156" w:author="TOSHIBA" w:date="2022-08-05T12:43:00Z">
            <w:rPr/>
          </w:rPrChange>
        </w:rPr>
        <w:t xml:space="preserve">Nom et Prénoms : </w:t>
      </w:r>
      <w:del w:id="157" w:author="TOSHIBA" w:date="2022-08-05T12:43:00Z">
        <w:r>
          <w:delText>………………………………………………………………………………………………………………………………..</w:delText>
        </w:r>
      </w:del>
      <w:ins w:id="158" w:author="TOSHIBA" w:date="2022-08-05T12:43:00Z">
        <w:r w:rsidRPr="003C35A0">
          <w:rPr>
            <w:rFonts w:ascii="Bookman Old Style" w:hAnsi="Bookman Old Style"/>
            <w:sz w:val="24"/>
            <w:szCs w:val="24"/>
          </w:rPr>
          <w:t>………………………………………………………………………</w:t>
        </w:r>
        <w:r>
          <w:rPr>
            <w:rFonts w:ascii="Bookman Old Style" w:hAnsi="Bookman Old Style"/>
            <w:sz w:val="24"/>
            <w:szCs w:val="24"/>
          </w:rPr>
          <w:t>…..</w:t>
        </w:r>
      </w:ins>
    </w:p>
    <w:p w14:paraId="795AC070" w14:textId="213E1B26" w:rsidR="00003652" w:rsidRDefault="00003652" w:rsidP="00003652">
      <w:pPr>
        <w:rPr>
          <w:rFonts w:ascii="Bookman Old Style" w:hAnsi="Bookman Old Style"/>
          <w:b/>
          <w:bCs/>
          <w:sz w:val="28"/>
          <w:szCs w:val="28"/>
        </w:rPr>
      </w:pPr>
      <w:ins w:id="159" w:author="TOSHIBA" w:date="2022-08-05T12:43:00Z">
        <w:r w:rsidRPr="0060076C">
          <w:rPr>
            <w:rFonts w:ascii="Bookman Old Style" w:hAnsi="Bookman Old Style"/>
            <w:b/>
            <w:bCs/>
            <w:sz w:val="28"/>
            <w:szCs w:val="28"/>
            <w:u w:val="single"/>
          </w:rPr>
          <w:t>Devoir N</w:t>
        </w:r>
      </w:ins>
      <w:r w:rsidRPr="0060076C">
        <w:rPr>
          <w:rFonts w:ascii="Bookman Old Style" w:hAnsi="Bookman Old Style"/>
          <w:b/>
          <w:bCs/>
          <w:sz w:val="28"/>
          <w:szCs w:val="28"/>
          <w:u w:val="single"/>
        </w:rPr>
        <w:t>°3</w:t>
      </w:r>
      <w:ins w:id="160" w:author="TOSHIBA" w:date="2022-08-05T12:43:00Z">
        <w:r w:rsidRPr="003C35A0">
          <w:rPr>
            <w:rFonts w:ascii="Bookman Old Style" w:hAnsi="Bookman Old Style"/>
            <w:b/>
            <w:bCs/>
            <w:sz w:val="28"/>
            <w:szCs w:val="28"/>
          </w:rPr>
          <w:t xml:space="preserve"> Epreuves </w:t>
        </w:r>
      </w:ins>
      <w:r>
        <w:rPr>
          <w:rFonts w:ascii="Bookman Old Style" w:hAnsi="Bookman Old Style"/>
          <w:b/>
          <w:bCs/>
          <w:sz w:val="28"/>
          <w:szCs w:val="28"/>
        </w:rPr>
        <w:t>Prat</w:t>
      </w:r>
      <w:ins w:id="161" w:author="TOSHIBA" w:date="2022-08-05T12:43:00Z">
        <w:r w:rsidRPr="003C35A0">
          <w:rPr>
            <w:rFonts w:ascii="Bookman Old Style" w:hAnsi="Bookman Old Style"/>
            <w:b/>
            <w:bCs/>
            <w:sz w:val="28"/>
            <w:szCs w:val="28"/>
          </w:rPr>
          <w:t xml:space="preserve">iques - Durée : </w:t>
        </w:r>
      </w:ins>
      <w:r>
        <w:rPr>
          <w:rFonts w:ascii="Bookman Old Style" w:hAnsi="Bookman Old Style"/>
          <w:b/>
          <w:bCs/>
          <w:sz w:val="28"/>
          <w:szCs w:val="28"/>
        </w:rPr>
        <w:t>6</w:t>
      </w:r>
      <w:ins w:id="162" w:author="TOSHIBA" w:date="2022-08-05T12:43:00Z">
        <w:r w:rsidRPr="003C35A0">
          <w:rPr>
            <w:rFonts w:ascii="Bookman Old Style" w:hAnsi="Bookman Old Style"/>
            <w:b/>
            <w:bCs/>
            <w:sz w:val="28"/>
            <w:szCs w:val="28"/>
          </w:rPr>
          <w:t xml:space="preserve"> heures</w:t>
        </w:r>
      </w:ins>
    </w:p>
    <w:p w14:paraId="66A4357A" w14:textId="77777777" w:rsidR="00222C4D" w:rsidRDefault="00222C4D" w:rsidP="00003652">
      <w:pPr>
        <w:rPr>
          <w:rFonts w:ascii="Bookman Old Style" w:hAnsi="Bookman Old Style"/>
          <w:b/>
          <w:bCs/>
          <w:sz w:val="28"/>
          <w:szCs w:val="28"/>
        </w:rPr>
      </w:pPr>
    </w:p>
    <w:p w14:paraId="4D8C7A56" w14:textId="60FD47FF" w:rsidR="00222C4D" w:rsidRDefault="00003652" w:rsidP="00003652">
      <w:pPr>
        <w:rPr>
          <w:rFonts w:ascii="Bookman Old Style" w:hAnsi="Bookman Old Style"/>
          <w:b/>
          <w:bCs/>
          <w:sz w:val="28"/>
          <w:szCs w:val="28"/>
        </w:rPr>
      </w:pPr>
      <w:r w:rsidRPr="0060076C">
        <w:rPr>
          <w:rFonts w:ascii="Bookman Old Style" w:hAnsi="Bookman Old Style"/>
          <w:b/>
          <w:bCs/>
          <w:sz w:val="28"/>
          <w:szCs w:val="28"/>
          <w:u w:val="single"/>
        </w:rPr>
        <w:t>SUJET</w:t>
      </w:r>
      <w:r>
        <w:rPr>
          <w:rFonts w:ascii="Bookman Old Style" w:hAnsi="Bookman Old Style"/>
          <w:b/>
          <w:bCs/>
          <w:sz w:val="28"/>
          <w:szCs w:val="28"/>
        </w:rPr>
        <w:t xml:space="preserve"> </w:t>
      </w:r>
      <w:r w:rsidR="00A6186B">
        <w:rPr>
          <w:rFonts w:ascii="Bookman Old Style" w:hAnsi="Bookman Old Style"/>
          <w:b/>
          <w:bCs/>
          <w:sz w:val="28"/>
          <w:szCs w:val="28"/>
        </w:rPr>
        <w:t>B</w:t>
      </w:r>
    </w:p>
    <w:p w14:paraId="667B1E20" w14:textId="77777777" w:rsidR="00003652" w:rsidRDefault="00003652" w:rsidP="00222C4D">
      <w:pPr>
        <w:jc w:val="both"/>
        <w:rPr>
          <w:rFonts w:ascii="Bookman Old Style" w:hAnsi="Bookman Old Style"/>
          <w:sz w:val="28"/>
          <w:szCs w:val="28"/>
        </w:rPr>
      </w:pPr>
      <w:r w:rsidRPr="004315CF">
        <w:rPr>
          <w:rFonts w:ascii="Bookman Old Style" w:hAnsi="Bookman Old Style"/>
          <w:sz w:val="28"/>
          <w:szCs w:val="28"/>
          <w:u w:val="single"/>
        </w:rPr>
        <w:t>Texte</w:t>
      </w:r>
      <w:r>
        <w:rPr>
          <w:rFonts w:ascii="Bookman Old Style" w:hAnsi="Bookman Old Style"/>
          <w:sz w:val="28"/>
          <w:szCs w:val="28"/>
        </w:rPr>
        <w:t> :</w:t>
      </w:r>
    </w:p>
    <w:p w14:paraId="1C3F9F2C" w14:textId="77777777" w:rsidR="00003652" w:rsidRDefault="00003652" w:rsidP="00222C4D">
      <w:pPr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L’année scolaire 2021-2022 s’est achevée d’où après les examens de fin d’année, Melle Précieuse Triomphe </w:t>
      </w:r>
      <w:r w:rsidRPr="00222C4D">
        <w:rPr>
          <w:rFonts w:ascii="Bookman Old Style" w:hAnsi="Bookman Old Style"/>
          <w:b/>
          <w:bCs/>
          <w:sz w:val="28"/>
          <w:szCs w:val="28"/>
        </w:rPr>
        <w:t>KINDAFOKE</w:t>
      </w:r>
      <w:r>
        <w:rPr>
          <w:rFonts w:ascii="Bookman Old Style" w:hAnsi="Bookman Old Style"/>
          <w:sz w:val="28"/>
          <w:szCs w:val="28"/>
        </w:rPr>
        <w:t xml:space="preserve"> en collaboration avec ses parents voudrait affirmer sa foi à Jésus-Christ.</w:t>
      </w:r>
    </w:p>
    <w:p w14:paraId="4FCA23E4" w14:textId="75402667" w:rsidR="00003652" w:rsidRDefault="00003652" w:rsidP="00222C4D">
      <w:pPr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Les parents décident de faire coudre à leur fille un</w:t>
      </w:r>
      <w:r w:rsidRPr="00222C4D">
        <w:rPr>
          <w:rFonts w:ascii="Bookman Old Style" w:hAnsi="Bookman Old Style"/>
          <w:b/>
          <w:bCs/>
          <w:sz w:val="36"/>
          <w:szCs w:val="36"/>
        </w:rPr>
        <w:t xml:space="preserve"> </w:t>
      </w:r>
      <w:r w:rsidR="00A6186B" w:rsidRPr="00222C4D">
        <w:rPr>
          <w:rFonts w:ascii="Bookman Old Style" w:hAnsi="Bookman Old Style"/>
          <w:b/>
          <w:bCs/>
          <w:sz w:val="36"/>
          <w:szCs w:val="36"/>
        </w:rPr>
        <w:t>Corsage</w:t>
      </w:r>
      <w:r w:rsidRPr="00222C4D">
        <w:rPr>
          <w:rFonts w:ascii="Bookman Old Style" w:hAnsi="Bookman Old Style"/>
          <w:b/>
          <w:bCs/>
          <w:sz w:val="36"/>
          <w:szCs w:val="36"/>
        </w:rPr>
        <w:t xml:space="preserve"> </w:t>
      </w:r>
      <w:r w:rsidR="005A1563" w:rsidRPr="00222C4D">
        <w:rPr>
          <w:rFonts w:ascii="Bookman Old Style" w:hAnsi="Bookman Old Style"/>
          <w:b/>
          <w:bCs/>
          <w:sz w:val="36"/>
          <w:szCs w:val="36"/>
        </w:rPr>
        <w:t>Tailleur</w:t>
      </w:r>
      <w:r w:rsidR="005A1563">
        <w:rPr>
          <w:rFonts w:ascii="Bookman Old Style" w:hAnsi="Bookman Old Style"/>
          <w:sz w:val="28"/>
          <w:szCs w:val="28"/>
        </w:rPr>
        <w:t xml:space="preserve"> </w:t>
      </w:r>
      <w:r>
        <w:rPr>
          <w:rFonts w:ascii="Bookman Old Style" w:hAnsi="Bookman Old Style"/>
          <w:sz w:val="28"/>
          <w:szCs w:val="28"/>
        </w:rPr>
        <w:t>selon les mesures ci-après :</w:t>
      </w:r>
    </w:p>
    <w:p w14:paraId="18CFB18E" w14:textId="4F1F7523" w:rsidR="00003652" w:rsidRPr="00113F27" w:rsidRDefault="00003652" w:rsidP="00222C4D">
      <w:pPr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L</w:t>
      </w:r>
      <w:r w:rsidR="00A6186B">
        <w:rPr>
          <w:rFonts w:ascii="Bookman Old Style" w:hAnsi="Bookman Old Style"/>
          <w:sz w:val="28"/>
          <w:szCs w:val="28"/>
        </w:rPr>
        <w:t>C</w:t>
      </w:r>
      <w:r>
        <w:rPr>
          <w:rFonts w:ascii="Bookman Old Style" w:hAnsi="Bookman Old Style"/>
          <w:sz w:val="28"/>
          <w:szCs w:val="28"/>
        </w:rPr>
        <w:t xml:space="preserve"> </w:t>
      </w:r>
      <w:r w:rsidR="00A6186B">
        <w:rPr>
          <w:rFonts w:ascii="Bookman Old Style" w:hAnsi="Bookman Old Style"/>
          <w:sz w:val="28"/>
          <w:szCs w:val="28"/>
        </w:rPr>
        <w:t>67,50</w:t>
      </w:r>
      <w:r>
        <w:rPr>
          <w:rFonts w:ascii="Bookman Old Style" w:hAnsi="Bookman Old Style"/>
          <w:sz w:val="28"/>
          <w:szCs w:val="28"/>
        </w:rPr>
        <w:t xml:space="preserve"> ; TT </w:t>
      </w:r>
      <w:r w:rsidR="00A6186B">
        <w:rPr>
          <w:rFonts w:ascii="Bookman Old Style" w:hAnsi="Bookman Old Style"/>
          <w:sz w:val="28"/>
          <w:szCs w:val="28"/>
        </w:rPr>
        <w:t>86</w:t>
      </w:r>
      <w:r>
        <w:rPr>
          <w:rFonts w:ascii="Bookman Old Style" w:hAnsi="Bookman Old Style"/>
          <w:sz w:val="28"/>
          <w:szCs w:val="28"/>
        </w:rPr>
        <w:t> ; TP 10</w:t>
      </w:r>
      <w:r w:rsidR="00A6186B">
        <w:rPr>
          <w:rFonts w:ascii="Bookman Old Style" w:hAnsi="Bookman Old Style"/>
          <w:sz w:val="28"/>
          <w:szCs w:val="28"/>
        </w:rPr>
        <w:t>8</w:t>
      </w:r>
      <w:r>
        <w:rPr>
          <w:rFonts w:ascii="Bookman Old Style" w:hAnsi="Bookman Old Style"/>
          <w:sz w:val="28"/>
          <w:szCs w:val="28"/>
        </w:rPr>
        <w:t> ; HP 29 ; LT</w:t>
      </w:r>
      <w:r w:rsidR="005A1563">
        <w:rPr>
          <w:rFonts w:ascii="Bookman Old Style" w:hAnsi="Bookman Old Style"/>
          <w:sz w:val="28"/>
          <w:szCs w:val="28"/>
        </w:rPr>
        <w:t xml:space="preserve"> </w:t>
      </w:r>
      <w:r>
        <w:rPr>
          <w:rFonts w:ascii="Bookman Old Style" w:hAnsi="Bookman Old Style"/>
          <w:sz w:val="28"/>
          <w:szCs w:val="28"/>
        </w:rPr>
        <w:t>Devant 4</w:t>
      </w:r>
      <w:r w:rsidR="00A6186B">
        <w:rPr>
          <w:rFonts w:ascii="Bookman Old Style" w:hAnsi="Bookman Old Style"/>
          <w:sz w:val="28"/>
          <w:szCs w:val="28"/>
        </w:rPr>
        <w:t>8</w:t>
      </w:r>
      <w:r>
        <w:rPr>
          <w:rFonts w:ascii="Bookman Old Style" w:hAnsi="Bookman Old Style"/>
          <w:sz w:val="28"/>
          <w:szCs w:val="28"/>
        </w:rPr>
        <w:t> ; LT</w:t>
      </w:r>
      <w:r w:rsidR="005A1563">
        <w:rPr>
          <w:rFonts w:ascii="Bookman Old Style" w:hAnsi="Bookman Old Style"/>
          <w:sz w:val="28"/>
          <w:szCs w:val="28"/>
        </w:rPr>
        <w:t xml:space="preserve"> </w:t>
      </w:r>
      <w:r>
        <w:rPr>
          <w:rFonts w:ascii="Bookman Old Style" w:hAnsi="Bookman Old Style"/>
          <w:sz w:val="28"/>
          <w:szCs w:val="28"/>
        </w:rPr>
        <w:t>Dos 4</w:t>
      </w:r>
      <w:r w:rsidR="00A6186B">
        <w:rPr>
          <w:rFonts w:ascii="Bookman Old Style" w:hAnsi="Bookman Old Style"/>
          <w:sz w:val="28"/>
          <w:szCs w:val="28"/>
        </w:rPr>
        <w:t>3</w:t>
      </w:r>
      <w:r>
        <w:rPr>
          <w:rFonts w:ascii="Bookman Old Style" w:hAnsi="Bookman Old Style"/>
          <w:sz w:val="28"/>
          <w:szCs w:val="28"/>
        </w:rPr>
        <w:t xml:space="preserve"> ; ES </w:t>
      </w:r>
      <w:r w:rsidR="005A1563">
        <w:rPr>
          <w:rFonts w:ascii="Bookman Old Style" w:hAnsi="Bookman Old Style"/>
          <w:sz w:val="28"/>
          <w:szCs w:val="28"/>
        </w:rPr>
        <w:t>22</w:t>
      </w:r>
      <w:r>
        <w:rPr>
          <w:rFonts w:ascii="Bookman Old Style" w:hAnsi="Bookman Old Style"/>
          <w:sz w:val="28"/>
          <w:szCs w:val="28"/>
        </w:rPr>
        <w:t xml:space="preserve"> ; </w:t>
      </w:r>
      <w:r w:rsidR="00A6186B">
        <w:rPr>
          <w:rFonts w:ascii="Bookman Old Style" w:hAnsi="Bookman Old Style"/>
          <w:sz w:val="28"/>
          <w:szCs w:val="28"/>
        </w:rPr>
        <w:t>LM 22</w:t>
      </w:r>
      <w:r>
        <w:rPr>
          <w:rFonts w:ascii="Bookman Old Style" w:hAnsi="Bookman Old Style"/>
          <w:sz w:val="28"/>
          <w:szCs w:val="28"/>
        </w:rPr>
        <w:t> ; TB 1</w:t>
      </w:r>
      <w:r w:rsidR="00A6186B">
        <w:rPr>
          <w:rFonts w:ascii="Bookman Old Style" w:hAnsi="Bookman Old Style"/>
          <w:sz w:val="28"/>
          <w:szCs w:val="28"/>
        </w:rPr>
        <w:t>12</w:t>
      </w:r>
      <w:r>
        <w:rPr>
          <w:rFonts w:ascii="Bookman Old Style" w:hAnsi="Bookman Old Style"/>
          <w:sz w:val="28"/>
          <w:szCs w:val="28"/>
        </w:rPr>
        <w:t> ; TE 42 ; LD 2</w:t>
      </w:r>
      <w:r w:rsidR="005A1563">
        <w:rPr>
          <w:rFonts w:ascii="Bookman Old Style" w:hAnsi="Bookman Old Style"/>
          <w:sz w:val="28"/>
          <w:szCs w:val="28"/>
        </w:rPr>
        <w:t>2</w:t>
      </w:r>
      <w:r w:rsidR="00A6186B">
        <w:rPr>
          <w:rFonts w:ascii="Bookman Old Style" w:hAnsi="Bookman Old Style"/>
          <w:sz w:val="28"/>
          <w:szCs w:val="28"/>
        </w:rPr>
        <w:t>. TM 42</w:t>
      </w:r>
      <w:r>
        <w:rPr>
          <w:rFonts w:ascii="Bookman Old Style" w:hAnsi="Bookman Old Style"/>
          <w:sz w:val="28"/>
          <w:szCs w:val="28"/>
        </w:rPr>
        <w:t xml:space="preserve">. </w:t>
      </w:r>
    </w:p>
    <w:p w14:paraId="3108E32F" w14:textId="0512C078" w:rsidR="000F381D" w:rsidRDefault="000F381D" w:rsidP="000F381D">
      <w:pPr>
        <w:tabs>
          <w:tab w:val="left" w:pos="3952"/>
        </w:tabs>
        <w:rPr>
          <w:sz w:val="32"/>
        </w:rPr>
      </w:pPr>
    </w:p>
    <w:p w14:paraId="3B6E8014" w14:textId="193459DB" w:rsidR="00DC3749" w:rsidRDefault="00DC3749" w:rsidP="000F381D">
      <w:pPr>
        <w:tabs>
          <w:tab w:val="left" w:pos="3952"/>
        </w:tabs>
        <w:rPr>
          <w:sz w:val="32"/>
        </w:rPr>
      </w:pPr>
    </w:p>
    <w:p w14:paraId="0867F131" w14:textId="169C94FC" w:rsidR="00DC3749" w:rsidRDefault="00DC3749" w:rsidP="000F381D">
      <w:pPr>
        <w:tabs>
          <w:tab w:val="left" w:pos="3952"/>
        </w:tabs>
        <w:rPr>
          <w:sz w:val="32"/>
        </w:rPr>
      </w:pPr>
    </w:p>
    <w:p w14:paraId="100C3329" w14:textId="3F13546E" w:rsidR="00DC3749" w:rsidRDefault="00DC3749" w:rsidP="000F381D">
      <w:pPr>
        <w:tabs>
          <w:tab w:val="left" w:pos="3952"/>
        </w:tabs>
        <w:rPr>
          <w:sz w:val="32"/>
        </w:rPr>
      </w:pPr>
    </w:p>
    <w:p w14:paraId="639AE410" w14:textId="482C2D6D" w:rsidR="00DC3749" w:rsidRDefault="00DC3749" w:rsidP="000F381D">
      <w:pPr>
        <w:tabs>
          <w:tab w:val="left" w:pos="3952"/>
        </w:tabs>
        <w:rPr>
          <w:sz w:val="32"/>
        </w:rPr>
      </w:pPr>
    </w:p>
    <w:p w14:paraId="61D792DA" w14:textId="26299063" w:rsidR="00DC3749" w:rsidRDefault="00DC3749" w:rsidP="000F381D">
      <w:pPr>
        <w:tabs>
          <w:tab w:val="left" w:pos="3952"/>
        </w:tabs>
        <w:rPr>
          <w:sz w:val="32"/>
        </w:rPr>
      </w:pPr>
    </w:p>
    <w:p w14:paraId="2394DB9E" w14:textId="20B9F1F9" w:rsidR="00DC3749" w:rsidRDefault="00DC3749" w:rsidP="000F381D">
      <w:pPr>
        <w:tabs>
          <w:tab w:val="left" w:pos="3952"/>
        </w:tabs>
        <w:rPr>
          <w:sz w:val="32"/>
        </w:rPr>
      </w:pPr>
    </w:p>
    <w:p w14:paraId="4F2EB0A7" w14:textId="4D3BD2E7" w:rsidR="00DC3749" w:rsidRDefault="00DC3749" w:rsidP="000F381D">
      <w:pPr>
        <w:tabs>
          <w:tab w:val="left" w:pos="3952"/>
        </w:tabs>
        <w:rPr>
          <w:sz w:val="32"/>
        </w:rPr>
      </w:pPr>
    </w:p>
    <w:p w14:paraId="0B16D8C3" w14:textId="06867973" w:rsidR="00DC3749" w:rsidRDefault="00DC3749" w:rsidP="000F381D">
      <w:pPr>
        <w:tabs>
          <w:tab w:val="left" w:pos="3952"/>
        </w:tabs>
        <w:rPr>
          <w:sz w:val="32"/>
        </w:rPr>
      </w:pPr>
    </w:p>
    <w:p w14:paraId="6FEDE4A0" w14:textId="1468C2A4" w:rsidR="00DC3749" w:rsidRDefault="00DC3749" w:rsidP="000F381D">
      <w:pPr>
        <w:tabs>
          <w:tab w:val="left" w:pos="3952"/>
        </w:tabs>
        <w:rPr>
          <w:sz w:val="32"/>
        </w:rPr>
      </w:pPr>
    </w:p>
    <w:p w14:paraId="5B5C1B65" w14:textId="77777777" w:rsidR="0012278F" w:rsidRPr="00563AEA" w:rsidRDefault="0012278F" w:rsidP="0012278F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163" w:name="_Hlk113611509"/>
      <w:r>
        <w:rPr>
          <w:noProof/>
          <w:lang w:eastAsia="fr-FR"/>
        </w:rPr>
        <w:lastRenderedPageBreak/>
        <w:drawing>
          <wp:anchor distT="0" distB="0" distL="114300" distR="114300" simplePos="0" relativeHeight="251681792" behindDoc="0" locked="0" layoutInCell="1" allowOverlap="1" wp14:anchorId="7C35770C" wp14:editId="2A24FF19">
            <wp:simplePos x="0" y="0"/>
            <wp:positionH relativeFrom="margin">
              <wp:posOffset>-366090</wp:posOffset>
            </wp:positionH>
            <wp:positionV relativeFrom="paragraph">
              <wp:posOffset>204470</wp:posOffset>
            </wp:positionV>
            <wp:extent cx="1221638" cy="749935"/>
            <wp:effectExtent l="0" t="0" r="0" b="0"/>
            <wp:wrapNone/>
            <wp:docPr id="2" name="Image 2" descr="C:\Users\HP\AppData\Local\Microsoft\Windows\Temporary Internet Files\Content.Word\IMG-20220712-WA01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Microsoft\Windows\Temporary Internet Files\Content.Word\IMG-20220712-WA011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33" t="4678" r="10697" b="7750"/>
                    <a:stretch/>
                  </pic:blipFill>
                  <pic:spPr bwMode="auto">
                    <a:xfrm>
                      <a:off x="0" y="0"/>
                      <a:ext cx="1221638" cy="74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3AEA">
        <w:rPr>
          <w:rFonts w:ascii="Times New Roman" w:hAnsi="Times New Roman" w:cs="Times New Roman"/>
          <w:b/>
          <w:sz w:val="28"/>
          <w:szCs w:val="28"/>
        </w:rPr>
        <w:t>CENTRE DE FORMATION PROFESSIONNELLE ESPRIT DU PAGNE</w:t>
      </w:r>
    </w:p>
    <w:p w14:paraId="7793CCA7" w14:textId="77777777" w:rsidR="0012278F" w:rsidRPr="00563AEA" w:rsidRDefault="0012278F" w:rsidP="0012278F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63AEA">
        <w:rPr>
          <w:rFonts w:ascii="Times New Roman" w:hAnsi="Times New Roman" w:cs="Times New Roman"/>
          <w:b/>
          <w:sz w:val="28"/>
          <w:szCs w:val="28"/>
        </w:rPr>
        <w:t>Couture – Broderie – spécialiste des modes Africaine</w:t>
      </w:r>
    </w:p>
    <w:p w14:paraId="7C1F1023" w14:textId="77777777" w:rsidR="0012278F" w:rsidRPr="00563AEA" w:rsidRDefault="0012278F" w:rsidP="0012278F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5E4635">
        <w:rPr>
          <w:rFonts w:ascii="Times New Roman" w:hAnsi="Times New Roman" w:cs="Times New Roman"/>
          <w:sz w:val="28"/>
          <w:szCs w:val="28"/>
          <w:u w:val="single"/>
        </w:rPr>
        <w:t>Tél</w:t>
      </w:r>
      <w:r>
        <w:rPr>
          <w:rFonts w:ascii="Times New Roman" w:hAnsi="Times New Roman" w:cs="Times New Roman"/>
          <w:sz w:val="28"/>
          <w:szCs w:val="28"/>
        </w:rPr>
        <w:t> : 97870627 /</w:t>
      </w:r>
      <w:r w:rsidRPr="00563AEA">
        <w:rPr>
          <w:rFonts w:ascii="Times New Roman" w:hAnsi="Times New Roman" w:cs="Times New Roman"/>
          <w:sz w:val="28"/>
          <w:szCs w:val="28"/>
        </w:rPr>
        <w:t>95054770 /</w:t>
      </w:r>
      <w:r>
        <w:rPr>
          <w:rFonts w:ascii="Times New Roman" w:hAnsi="Times New Roman" w:cs="Times New Roman"/>
          <w:sz w:val="28"/>
          <w:szCs w:val="28"/>
        </w:rPr>
        <w:t>97 72 21 61</w:t>
      </w:r>
      <w:r w:rsidRPr="00563AEA">
        <w:rPr>
          <w:rFonts w:ascii="Times New Roman" w:hAnsi="Times New Roman" w:cs="Times New Roman"/>
          <w:sz w:val="28"/>
          <w:szCs w:val="28"/>
        </w:rPr>
        <w:t xml:space="preserve"> Bureau : 98198897</w:t>
      </w:r>
    </w:p>
    <w:p w14:paraId="4EBAF717" w14:textId="77777777" w:rsidR="0012278F" w:rsidRPr="0012067D" w:rsidRDefault="0012278F" w:rsidP="0012278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3AE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</w:t>
      </w:r>
    </w:p>
    <w:p w14:paraId="75A6083E" w14:textId="6A2CE56A" w:rsidR="0012278F" w:rsidRPr="003C35A0" w:rsidRDefault="0012278F">
      <w:pPr>
        <w:jc w:val="right"/>
        <w:rPr>
          <w:rFonts w:ascii="Bookman Old Style" w:hAnsi="Bookman Old Style"/>
          <w:sz w:val="24"/>
          <w:rPrChange w:id="164" w:author="TOSHIBA" w:date="2022-08-05T12:43:00Z">
            <w:rPr/>
          </w:rPrChange>
        </w:rPr>
        <w:pPrChange w:id="165" w:author="TOSHIBA" w:date="2022-08-05T12:43:00Z">
          <w:pPr/>
        </w:pPrChange>
      </w:pPr>
      <w:r w:rsidRPr="003C35A0">
        <w:rPr>
          <w:rFonts w:ascii="Bookman Old Style" w:hAnsi="Bookman Old Style"/>
          <w:sz w:val="24"/>
          <w:rPrChange w:id="166" w:author="TOSHIBA" w:date="2022-08-05T12:43:00Z">
            <w:rPr/>
          </w:rPrChange>
        </w:rPr>
        <w:t xml:space="preserve">Lundi, </w:t>
      </w:r>
      <w:del w:id="167" w:author="TOSHIBA" w:date="2022-08-05T12:43:00Z">
        <w:r>
          <w:delText>8</w:delText>
        </w:r>
      </w:del>
      <w:r>
        <w:rPr>
          <w:rFonts w:ascii="Bookman Old Style" w:hAnsi="Bookman Old Style"/>
          <w:sz w:val="24"/>
          <w:szCs w:val="24"/>
        </w:rPr>
        <w:t>12 Septembre</w:t>
      </w:r>
      <w:r w:rsidRPr="003C35A0">
        <w:rPr>
          <w:rFonts w:ascii="Bookman Old Style" w:hAnsi="Bookman Old Style"/>
          <w:sz w:val="24"/>
          <w:rPrChange w:id="168" w:author="TOSHIBA" w:date="2022-08-05T12:43:00Z">
            <w:rPr/>
          </w:rPrChange>
        </w:rPr>
        <w:t xml:space="preserve"> 2022</w:t>
      </w:r>
    </w:p>
    <w:p w14:paraId="7D971906" w14:textId="77777777" w:rsidR="0012278F" w:rsidRPr="00315EDF" w:rsidRDefault="0012278F" w:rsidP="0012278F">
      <w:pPr>
        <w:rPr>
          <w:ins w:id="169" w:author="TOSHIBA" w:date="2022-08-05T12:43:00Z"/>
          <w:rFonts w:ascii="Bookman Old Style" w:hAnsi="Bookman Old Style"/>
          <w:sz w:val="24"/>
        </w:rPr>
      </w:pPr>
      <w:r w:rsidRPr="003C35A0">
        <w:rPr>
          <w:rFonts w:ascii="Bookman Old Style" w:hAnsi="Bookman Old Style"/>
          <w:sz w:val="24"/>
          <w:rPrChange w:id="170" w:author="TOSHIBA" w:date="2022-08-05T12:43:00Z">
            <w:rPr/>
          </w:rPrChange>
        </w:rPr>
        <w:t xml:space="preserve">Nom et Prénoms : </w:t>
      </w:r>
      <w:del w:id="171" w:author="TOSHIBA" w:date="2022-08-05T12:43:00Z">
        <w:r>
          <w:delText>………………………………………………………………………………………………………………………………..</w:delText>
        </w:r>
      </w:del>
      <w:ins w:id="172" w:author="TOSHIBA" w:date="2022-08-05T12:43:00Z">
        <w:r w:rsidRPr="003C35A0">
          <w:rPr>
            <w:rFonts w:ascii="Bookman Old Style" w:hAnsi="Bookman Old Style"/>
            <w:sz w:val="24"/>
            <w:szCs w:val="24"/>
          </w:rPr>
          <w:t>………………………………………………………………………</w:t>
        </w:r>
        <w:r>
          <w:rPr>
            <w:rFonts w:ascii="Bookman Old Style" w:hAnsi="Bookman Old Style"/>
            <w:sz w:val="24"/>
            <w:szCs w:val="24"/>
          </w:rPr>
          <w:t>…..</w:t>
        </w:r>
      </w:ins>
    </w:p>
    <w:p w14:paraId="28A7E79A" w14:textId="77777777" w:rsidR="0012278F" w:rsidRDefault="0012278F" w:rsidP="0012278F">
      <w:pPr>
        <w:rPr>
          <w:rFonts w:ascii="Bookman Old Style" w:hAnsi="Bookman Old Style"/>
          <w:b/>
          <w:bCs/>
          <w:sz w:val="28"/>
          <w:szCs w:val="28"/>
        </w:rPr>
      </w:pPr>
      <w:ins w:id="173" w:author="TOSHIBA" w:date="2022-08-05T12:43:00Z">
        <w:r w:rsidRPr="0060076C">
          <w:rPr>
            <w:rFonts w:ascii="Bookman Old Style" w:hAnsi="Bookman Old Style"/>
            <w:b/>
            <w:bCs/>
            <w:sz w:val="28"/>
            <w:szCs w:val="28"/>
            <w:u w:val="single"/>
          </w:rPr>
          <w:t>Devoir N</w:t>
        </w:r>
      </w:ins>
      <w:r w:rsidRPr="0060076C">
        <w:rPr>
          <w:rFonts w:ascii="Bookman Old Style" w:hAnsi="Bookman Old Style"/>
          <w:b/>
          <w:bCs/>
          <w:sz w:val="28"/>
          <w:szCs w:val="28"/>
          <w:u w:val="single"/>
        </w:rPr>
        <w:t>°3</w:t>
      </w:r>
      <w:ins w:id="174" w:author="TOSHIBA" w:date="2022-08-05T12:43:00Z">
        <w:r w:rsidRPr="003C35A0">
          <w:rPr>
            <w:rFonts w:ascii="Bookman Old Style" w:hAnsi="Bookman Old Style"/>
            <w:b/>
            <w:bCs/>
            <w:sz w:val="28"/>
            <w:szCs w:val="28"/>
          </w:rPr>
          <w:t xml:space="preserve"> Epreuves </w:t>
        </w:r>
      </w:ins>
      <w:r>
        <w:rPr>
          <w:rFonts w:ascii="Bookman Old Style" w:hAnsi="Bookman Old Style"/>
          <w:b/>
          <w:bCs/>
          <w:sz w:val="28"/>
          <w:szCs w:val="28"/>
        </w:rPr>
        <w:t>Prat</w:t>
      </w:r>
      <w:ins w:id="175" w:author="TOSHIBA" w:date="2022-08-05T12:43:00Z">
        <w:r w:rsidRPr="003C35A0">
          <w:rPr>
            <w:rFonts w:ascii="Bookman Old Style" w:hAnsi="Bookman Old Style"/>
            <w:b/>
            <w:bCs/>
            <w:sz w:val="28"/>
            <w:szCs w:val="28"/>
          </w:rPr>
          <w:t xml:space="preserve">iques - Durée : </w:t>
        </w:r>
      </w:ins>
      <w:r>
        <w:rPr>
          <w:rFonts w:ascii="Bookman Old Style" w:hAnsi="Bookman Old Style"/>
          <w:b/>
          <w:bCs/>
          <w:sz w:val="28"/>
          <w:szCs w:val="28"/>
        </w:rPr>
        <w:t>6</w:t>
      </w:r>
      <w:ins w:id="176" w:author="TOSHIBA" w:date="2022-08-05T12:43:00Z">
        <w:r w:rsidRPr="003C35A0">
          <w:rPr>
            <w:rFonts w:ascii="Bookman Old Style" w:hAnsi="Bookman Old Style"/>
            <w:b/>
            <w:bCs/>
            <w:sz w:val="28"/>
            <w:szCs w:val="28"/>
          </w:rPr>
          <w:t xml:space="preserve"> heures</w:t>
        </w:r>
      </w:ins>
    </w:p>
    <w:bookmarkEnd w:id="163"/>
    <w:p w14:paraId="4C6CD27D" w14:textId="77777777" w:rsidR="0012278F" w:rsidRDefault="0012278F" w:rsidP="0012278F">
      <w:pPr>
        <w:rPr>
          <w:rFonts w:ascii="Bookman Old Style" w:hAnsi="Bookman Old Style"/>
          <w:b/>
          <w:bCs/>
          <w:sz w:val="28"/>
          <w:szCs w:val="28"/>
        </w:rPr>
      </w:pPr>
    </w:p>
    <w:p w14:paraId="05D3F38F" w14:textId="77777777" w:rsidR="0012278F" w:rsidRDefault="0012278F" w:rsidP="0012278F">
      <w:pPr>
        <w:rPr>
          <w:rFonts w:ascii="Bookman Old Style" w:hAnsi="Bookman Old Style"/>
          <w:b/>
          <w:bCs/>
          <w:sz w:val="28"/>
          <w:szCs w:val="28"/>
        </w:rPr>
      </w:pPr>
      <w:r w:rsidRPr="0060076C">
        <w:rPr>
          <w:rFonts w:ascii="Bookman Old Style" w:hAnsi="Bookman Old Style"/>
          <w:b/>
          <w:bCs/>
          <w:sz w:val="28"/>
          <w:szCs w:val="28"/>
          <w:u w:val="single"/>
        </w:rPr>
        <w:t>SUJET</w:t>
      </w:r>
      <w:r>
        <w:rPr>
          <w:rFonts w:ascii="Bookman Old Style" w:hAnsi="Bookman Old Style"/>
          <w:b/>
          <w:bCs/>
          <w:sz w:val="28"/>
          <w:szCs w:val="28"/>
        </w:rPr>
        <w:t xml:space="preserve"> B</w:t>
      </w:r>
    </w:p>
    <w:p w14:paraId="2F3368E0" w14:textId="77777777" w:rsidR="0012278F" w:rsidRDefault="0012278F" w:rsidP="0012278F">
      <w:pPr>
        <w:jc w:val="both"/>
        <w:rPr>
          <w:rFonts w:ascii="Bookman Old Style" w:hAnsi="Bookman Old Style"/>
          <w:sz w:val="28"/>
          <w:szCs w:val="28"/>
        </w:rPr>
      </w:pPr>
      <w:r w:rsidRPr="004315CF">
        <w:rPr>
          <w:rFonts w:ascii="Bookman Old Style" w:hAnsi="Bookman Old Style"/>
          <w:sz w:val="28"/>
          <w:szCs w:val="28"/>
          <w:u w:val="single"/>
        </w:rPr>
        <w:t>Texte</w:t>
      </w:r>
      <w:r>
        <w:rPr>
          <w:rFonts w:ascii="Bookman Old Style" w:hAnsi="Bookman Old Style"/>
          <w:sz w:val="28"/>
          <w:szCs w:val="28"/>
        </w:rPr>
        <w:t> :</w:t>
      </w:r>
    </w:p>
    <w:p w14:paraId="624B2E7E" w14:textId="77777777" w:rsidR="0012278F" w:rsidRDefault="0012278F" w:rsidP="0012278F">
      <w:pPr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L’année scolaire 2021-2022 s’est achevée d’où après les examens de fin d’année, Melle Précieuse Triomphe </w:t>
      </w:r>
      <w:r w:rsidRPr="00222C4D">
        <w:rPr>
          <w:rFonts w:ascii="Bookman Old Style" w:hAnsi="Bookman Old Style"/>
          <w:b/>
          <w:bCs/>
          <w:sz w:val="28"/>
          <w:szCs w:val="28"/>
        </w:rPr>
        <w:t>KINDAFOKE</w:t>
      </w:r>
      <w:r>
        <w:rPr>
          <w:rFonts w:ascii="Bookman Old Style" w:hAnsi="Bookman Old Style"/>
          <w:sz w:val="28"/>
          <w:szCs w:val="28"/>
        </w:rPr>
        <w:t xml:space="preserve"> en collaboration avec ses parents voudrait affirmer sa foi à Jésus-Christ.</w:t>
      </w:r>
    </w:p>
    <w:p w14:paraId="79437ECC" w14:textId="77777777" w:rsidR="0012278F" w:rsidRDefault="0012278F" w:rsidP="0012278F">
      <w:pPr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Les parents décident de faire coudre à leur fille un</w:t>
      </w:r>
      <w:r w:rsidRPr="00222C4D">
        <w:rPr>
          <w:rFonts w:ascii="Bookman Old Style" w:hAnsi="Bookman Old Style"/>
          <w:b/>
          <w:bCs/>
          <w:sz w:val="36"/>
          <w:szCs w:val="36"/>
        </w:rPr>
        <w:t xml:space="preserve"> Corsage Tailleur</w:t>
      </w:r>
      <w:r>
        <w:rPr>
          <w:rFonts w:ascii="Bookman Old Style" w:hAnsi="Bookman Old Style"/>
          <w:sz w:val="28"/>
          <w:szCs w:val="28"/>
        </w:rPr>
        <w:t xml:space="preserve"> selon les mesures ci-après :</w:t>
      </w:r>
    </w:p>
    <w:p w14:paraId="1E815AF5" w14:textId="7FFDBA4C" w:rsidR="0012278F" w:rsidRDefault="0012278F" w:rsidP="0012278F">
      <w:pPr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LC 67,50 ; TT 86 ; TP 108 ; HP 29 ; LT Devant 48 ; LT Dos 43 ; ES 22 ; LM 22 ; TB 112 ; TE 42 ; LD 22. TM 42</w:t>
      </w:r>
    </w:p>
    <w:p w14:paraId="435B7136" w14:textId="26130175" w:rsidR="0012278F" w:rsidRDefault="0012278F" w:rsidP="0012278F">
      <w:pPr>
        <w:jc w:val="both"/>
        <w:rPr>
          <w:rFonts w:ascii="Bookman Old Style" w:hAnsi="Bookman Old Style"/>
          <w:sz w:val="28"/>
          <w:szCs w:val="28"/>
        </w:rPr>
      </w:pPr>
    </w:p>
    <w:p w14:paraId="422B9B01" w14:textId="1DE6435E" w:rsidR="0012278F" w:rsidRDefault="0012278F" w:rsidP="0012278F">
      <w:pPr>
        <w:jc w:val="both"/>
        <w:rPr>
          <w:rFonts w:ascii="Bookman Old Style" w:hAnsi="Bookman Old Style"/>
          <w:sz w:val="28"/>
          <w:szCs w:val="28"/>
        </w:rPr>
      </w:pPr>
    </w:p>
    <w:p w14:paraId="25B323FF" w14:textId="6478C5FA" w:rsidR="0012278F" w:rsidRDefault="0012278F" w:rsidP="0012278F">
      <w:pPr>
        <w:jc w:val="both"/>
        <w:rPr>
          <w:rFonts w:ascii="Bookman Old Style" w:hAnsi="Bookman Old Style"/>
          <w:sz w:val="28"/>
          <w:szCs w:val="28"/>
        </w:rPr>
      </w:pPr>
    </w:p>
    <w:p w14:paraId="084FE795" w14:textId="7C73F7D9" w:rsidR="0012278F" w:rsidRDefault="0012278F" w:rsidP="0012278F">
      <w:pPr>
        <w:jc w:val="both"/>
        <w:rPr>
          <w:rFonts w:ascii="Bookman Old Style" w:hAnsi="Bookman Old Style"/>
          <w:sz w:val="28"/>
          <w:szCs w:val="28"/>
        </w:rPr>
      </w:pPr>
    </w:p>
    <w:p w14:paraId="07F82CEE" w14:textId="56E06BEB" w:rsidR="0012278F" w:rsidRDefault="0012278F" w:rsidP="0012278F">
      <w:pPr>
        <w:jc w:val="both"/>
        <w:rPr>
          <w:rFonts w:ascii="Bookman Old Style" w:hAnsi="Bookman Old Style"/>
          <w:sz w:val="28"/>
          <w:szCs w:val="28"/>
        </w:rPr>
      </w:pPr>
    </w:p>
    <w:p w14:paraId="7A98FED1" w14:textId="5A74A012" w:rsidR="0012278F" w:rsidRDefault="0012278F" w:rsidP="0012278F">
      <w:pPr>
        <w:jc w:val="both"/>
        <w:rPr>
          <w:rFonts w:ascii="Bookman Old Style" w:hAnsi="Bookman Old Style"/>
          <w:sz w:val="28"/>
          <w:szCs w:val="28"/>
        </w:rPr>
      </w:pPr>
    </w:p>
    <w:p w14:paraId="472DAE07" w14:textId="3E7A1411" w:rsidR="0012278F" w:rsidRDefault="0012278F" w:rsidP="0012278F">
      <w:pPr>
        <w:jc w:val="both"/>
        <w:rPr>
          <w:rFonts w:ascii="Bookman Old Style" w:hAnsi="Bookman Old Style"/>
          <w:sz w:val="28"/>
          <w:szCs w:val="28"/>
        </w:rPr>
      </w:pPr>
    </w:p>
    <w:p w14:paraId="6C609BA0" w14:textId="513F45F4" w:rsidR="0012278F" w:rsidRDefault="0012278F" w:rsidP="0012278F">
      <w:pPr>
        <w:jc w:val="both"/>
        <w:rPr>
          <w:rFonts w:ascii="Bookman Old Style" w:hAnsi="Bookman Old Style"/>
          <w:sz w:val="28"/>
          <w:szCs w:val="28"/>
        </w:rPr>
      </w:pPr>
    </w:p>
    <w:p w14:paraId="036B9329" w14:textId="50F9467D" w:rsidR="0012278F" w:rsidRDefault="0012278F" w:rsidP="0012278F">
      <w:pPr>
        <w:jc w:val="both"/>
        <w:rPr>
          <w:rFonts w:ascii="Bookman Old Style" w:hAnsi="Bookman Old Style"/>
          <w:sz w:val="28"/>
          <w:szCs w:val="28"/>
        </w:rPr>
      </w:pPr>
    </w:p>
    <w:p w14:paraId="061204E7" w14:textId="7C52BD13" w:rsidR="0012278F" w:rsidRDefault="0012278F" w:rsidP="0012278F">
      <w:pPr>
        <w:jc w:val="both"/>
        <w:rPr>
          <w:rFonts w:ascii="Bookman Old Style" w:hAnsi="Bookman Old Style"/>
          <w:sz w:val="28"/>
          <w:szCs w:val="28"/>
        </w:rPr>
      </w:pPr>
    </w:p>
    <w:p w14:paraId="5EF96E35" w14:textId="77777777" w:rsidR="0012278F" w:rsidRPr="0012278F" w:rsidRDefault="0012278F" w:rsidP="0012278F">
      <w:pPr>
        <w:jc w:val="both"/>
        <w:rPr>
          <w:rFonts w:ascii="Bookman Old Style" w:hAnsi="Bookman Old Style"/>
          <w:sz w:val="28"/>
          <w:szCs w:val="28"/>
        </w:rPr>
      </w:pPr>
    </w:p>
    <w:p w14:paraId="0B3ED559" w14:textId="77777777" w:rsidR="0012278F" w:rsidRPr="00563AEA" w:rsidRDefault="0012278F" w:rsidP="0012278F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177" w:name="_Hlk113618910"/>
      <w:r>
        <w:rPr>
          <w:noProof/>
          <w:lang w:eastAsia="fr-FR"/>
        </w:rPr>
        <w:lastRenderedPageBreak/>
        <w:drawing>
          <wp:anchor distT="0" distB="0" distL="114300" distR="114300" simplePos="0" relativeHeight="251683840" behindDoc="0" locked="0" layoutInCell="1" allowOverlap="1" wp14:anchorId="27E165CB" wp14:editId="0D0ADACA">
            <wp:simplePos x="0" y="0"/>
            <wp:positionH relativeFrom="margin">
              <wp:posOffset>-366090</wp:posOffset>
            </wp:positionH>
            <wp:positionV relativeFrom="paragraph">
              <wp:posOffset>204470</wp:posOffset>
            </wp:positionV>
            <wp:extent cx="1221638" cy="749935"/>
            <wp:effectExtent l="0" t="0" r="0" b="0"/>
            <wp:wrapNone/>
            <wp:docPr id="3" name="Image 3" descr="C:\Users\HP\AppData\Local\Microsoft\Windows\Temporary Internet Files\Content.Word\IMG-20220712-WA01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Microsoft\Windows\Temporary Internet Files\Content.Word\IMG-20220712-WA011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33" t="4678" r="10697" b="7750"/>
                    <a:stretch/>
                  </pic:blipFill>
                  <pic:spPr bwMode="auto">
                    <a:xfrm>
                      <a:off x="0" y="0"/>
                      <a:ext cx="1221638" cy="74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3AEA">
        <w:rPr>
          <w:rFonts w:ascii="Times New Roman" w:hAnsi="Times New Roman" w:cs="Times New Roman"/>
          <w:b/>
          <w:sz w:val="28"/>
          <w:szCs w:val="28"/>
        </w:rPr>
        <w:t>CENTRE DE FORMATION PROFESSIONNELLE ESPRIT DU PAGNE</w:t>
      </w:r>
    </w:p>
    <w:p w14:paraId="048B657E" w14:textId="77777777" w:rsidR="0012278F" w:rsidRPr="00563AEA" w:rsidRDefault="0012278F" w:rsidP="0012278F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63AEA">
        <w:rPr>
          <w:rFonts w:ascii="Times New Roman" w:hAnsi="Times New Roman" w:cs="Times New Roman"/>
          <w:b/>
          <w:sz w:val="28"/>
          <w:szCs w:val="28"/>
        </w:rPr>
        <w:t>Couture – Broderie – spécialiste des modes Africaine</w:t>
      </w:r>
    </w:p>
    <w:p w14:paraId="7B0FDE29" w14:textId="1B1380BF" w:rsidR="0012278F" w:rsidRPr="0012067D" w:rsidRDefault="0012278F" w:rsidP="00F44C44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5E4635">
        <w:rPr>
          <w:rFonts w:ascii="Times New Roman" w:hAnsi="Times New Roman" w:cs="Times New Roman"/>
          <w:sz w:val="28"/>
          <w:szCs w:val="28"/>
          <w:u w:val="single"/>
        </w:rPr>
        <w:t>Tél</w:t>
      </w:r>
      <w:r>
        <w:rPr>
          <w:rFonts w:ascii="Times New Roman" w:hAnsi="Times New Roman" w:cs="Times New Roman"/>
          <w:sz w:val="28"/>
          <w:szCs w:val="28"/>
        </w:rPr>
        <w:t> : 97870627 /</w:t>
      </w:r>
      <w:r w:rsidRPr="00563AEA">
        <w:rPr>
          <w:rFonts w:ascii="Times New Roman" w:hAnsi="Times New Roman" w:cs="Times New Roman"/>
          <w:sz w:val="28"/>
          <w:szCs w:val="28"/>
        </w:rPr>
        <w:t>95054770 /</w:t>
      </w:r>
      <w:r>
        <w:rPr>
          <w:rFonts w:ascii="Times New Roman" w:hAnsi="Times New Roman" w:cs="Times New Roman"/>
          <w:sz w:val="28"/>
          <w:szCs w:val="28"/>
        </w:rPr>
        <w:t>97 72 21 61</w:t>
      </w:r>
      <w:r w:rsidR="00F44C44">
        <w:rPr>
          <w:rFonts w:ascii="Times New Roman" w:hAnsi="Times New Roman" w:cs="Times New Roman"/>
          <w:sz w:val="28"/>
          <w:szCs w:val="28"/>
        </w:rPr>
        <w:t xml:space="preserve"> Bureau : 9819887</w:t>
      </w:r>
    </w:p>
    <w:p w14:paraId="2ACACB66" w14:textId="271EE692" w:rsidR="0012278F" w:rsidRDefault="0012278F">
      <w:pPr>
        <w:jc w:val="right"/>
        <w:rPr>
          <w:rFonts w:ascii="Bookman Old Style" w:hAnsi="Bookman Old Style"/>
          <w:sz w:val="24"/>
        </w:rPr>
        <w:pPrChange w:id="178" w:author="TOSHIBA" w:date="2022-08-05T12:43:00Z">
          <w:pPr/>
        </w:pPrChange>
      </w:pPr>
      <w:r w:rsidRPr="003C35A0">
        <w:rPr>
          <w:rFonts w:ascii="Bookman Old Style" w:hAnsi="Bookman Old Style"/>
          <w:sz w:val="24"/>
          <w:rPrChange w:id="179" w:author="TOSHIBA" w:date="2022-08-05T12:43:00Z">
            <w:rPr/>
          </w:rPrChange>
        </w:rPr>
        <w:t xml:space="preserve">Lundi, </w:t>
      </w:r>
      <w:del w:id="180" w:author="TOSHIBA" w:date="2022-08-05T12:43:00Z">
        <w:r>
          <w:delText>8</w:delText>
        </w:r>
      </w:del>
      <w:r w:rsidR="005C48C5">
        <w:rPr>
          <w:rFonts w:ascii="Bookman Old Style" w:hAnsi="Bookman Old Style"/>
          <w:sz w:val="24"/>
          <w:szCs w:val="24"/>
        </w:rPr>
        <w:t>10 Octobre</w:t>
      </w:r>
      <w:r w:rsidRPr="003C35A0">
        <w:rPr>
          <w:rFonts w:ascii="Bookman Old Style" w:hAnsi="Bookman Old Style"/>
          <w:sz w:val="24"/>
          <w:rPrChange w:id="181" w:author="TOSHIBA" w:date="2022-08-05T12:43:00Z">
            <w:rPr/>
          </w:rPrChange>
        </w:rPr>
        <w:t xml:space="preserve"> 2022</w:t>
      </w:r>
    </w:p>
    <w:p w14:paraId="7AFEADF2" w14:textId="77777777" w:rsidR="00B54153" w:rsidRPr="003C35A0" w:rsidRDefault="00B54153" w:rsidP="00B54153">
      <w:pPr>
        <w:jc w:val="right"/>
        <w:rPr>
          <w:rFonts w:ascii="Bookman Old Style" w:hAnsi="Bookman Old Style"/>
          <w:sz w:val="24"/>
          <w:rPrChange w:id="182" w:author="TOSHIBA" w:date="2022-08-05T12:43:00Z">
            <w:rPr/>
          </w:rPrChange>
        </w:rPr>
      </w:pPr>
    </w:p>
    <w:p w14:paraId="40E9CF50" w14:textId="77777777" w:rsidR="0012278F" w:rsidRPr="00315EDF" w:rsidRDefault="0012278F" w:rsidP="0012278F">
      <w:pPr>
        <w:rPr>
          <w:ins w:id="183" w:author="TOSHIBA" w:date="2022-08-05T12:43:00Z"/>
          <w:rFonts w:ascii="Bookman Old Style" w:hAnsi="Bookman Old Style"/>
          <w:sz w:val="24"/>
        </w:rPr>
      </w:pPr>
      <w:r w:rsidRPr="003C35A0">
        <w:rPr>
          <w:rFonts w:ascii="Bookman Old Style" w:hAnsi="Bookman Old Style"/>
          <w:sz w:val="24"/>
          <w:rPrChange w:id="184" w:author="TOSHIBA" w:date="2022-08-05T12:43:00Z">
            <w:rPr/>
          </w:rPrChange>
        </w:rPr>
        <w:t xml:space="preserve">Nom et Prénoms : </w:t>
      </w:r>
      <w:del w:id="185" w:author="TOSHIBA" w:date="2022-08-05T12:43:00Z">
        <w:r>
          <w:delText>………………………………………………………………………………………………………………………………..</w:delText>
        </w:r>
      </w:del>
      <w:ins w:id="186" w:author="TOSHIBA" w:date="2022-08-05T12:43:00Z">
        <w:r w:rsidRPr="003C35A0">
          <w:rPr>
            <w:rFonts w:ascii="Bookman Old Style" w:hAnsi="Bookman Old Style"/>
            <w:sz w:val="24"/>
            <w:szCs w:val="24"/>
          </w:rPr>
          <w:t>………………………………………………………………………</w:t>
        </w:r>
        <w:r>
          <w:rPr>
            <w:rFonts w:ascii="Bookman Old Style" w:hAnsi="Bookman Old Style"/>
            <w:sz w:val="24"/>
            <w:szCs w:val="24"/>
          </w:rPr>
          <w:t>…..</w:t>
        </w:r>
      </w:ins>
    </w:p>
    <w:p w14:paraId="172B3A07" w14:textId="5093104E" w:rsidR="0071343C" w:rsidRDefault="0012278F" w:rsidP="0012152B">
      <w:pPr>
        <w:jc w:val="both"/>
        <w:rPr>
          <w:rFonts w:ascii="Bookman Old Style" w:hAnsi="Bookman Old Style"/>
          <w:b/>
          <w:bCs/>
          <w:sz w:val="28"/>
          <w:szCs w:val="28"/>
        </w:rPr>
      </w:pPr>
      <w:ins w:id="187" w:author="TOSHIBA" w:date="2022-08-05T12:43:00Z">
        <w:r w:rsidRPr="0060076C">
          <w:rPr>
            <w:rFonts w:ascii="Bookman Old Style" w:hAnsi="Bookman Old Style"/>
            <w:b/>
            <w:bCs/>
            <w:sz w:val="28"/>
            <w:szCs w:val="28"/>
            <w:u w:val="single"/>
          </w:rPr>
          <w:t>Devoir N</w:t>
        </w:r>
      </w:ins>
      <w:r w:rsidRPr="0060076C">
        <w:rPr>
          <w:rFonts w:ascii="Bookman Old Style" w:hAnsi="Bookman Old Style"/>
          <w:b/>
          <w:bCs/>
          <w:sz w:val="28"/>
          <w:szCs w:val="28"/>
          <w:u w:val="single"/>
        </w:rPr>
        <w:t>°3</w:t>
      </w:r>
      <w:ins w:id="188" w:author="TOSHIBA" w:date="2022-08-05T12:43:00Z">
        <w:r w:rsidRPr="003C35A0">
          <w:rPr>
            <w:rFonts w:ascii="Bookman Old Style" w:hAnsi="Bookman Old Style"/>
            <w:b/>
            <w:bCs/>
            <w:sz w:val="28"/>
            <w:szCs w:val="28"/>
          </w:rPr>
          <w:t xml:space="preserve"> </w:t>
        </w:r>
      </w:ins>
      <w:r>
        <w:rPr>
          <w:rFonts w:ascii="Bookman Old Style" w:hAnsi="Bookman Old Style"/>
          <w:b/>
          <w:bCs/>
          <w:sz w:val="28"/>
          <w:szCs w:val="28"/>
        </w:rPr>
        <w:t xml:space="preserve"> </w:t>
      </w:r>
    </w:p>
    <w:p w14:paraId="34E56D5C" w14:textId="77777777" w:rsidR="00724CCA" w:rsidRPr="0012152B" w:rsidRDefault="00724CCA" w:rsidP="0012152B">
      <w:pPr>
        <w:jc w:val="both"/>
        <w:rPr>
          <w:rFonts w:ascii="Bookman Old Style" w:hAnsi="Bookman Old Style"/>
          <w:sz w:val="28"/>
          <w:szCs w:val="28"/>
        </w:rPr>
      </w:pPr>
    </w:p>
    <w:p w14:paraId="64C2FFEF" w14:textId="65BBB540" w:rsidR="0012278F" w:rsidRDefault="005C48C5" w:rsidP="0012278F">
      <w:pPr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t>NIVEAU 1/B</w:t>
      </w:r>
      <w:r w:rsidR="0012278F">
        <w:rPr>
          <w:rFonts w:ascii="Bookman Old Style" w:hAnsi="Bookman Old Style"/>
          <w:b/>
          <w:bCs/>
          <w:sz w:val="28"/>
          <w:szCs w:val="28"/>
        </w:rPr>
        <w:t xml:space="preserve"> </w:t>
      </w:r>
      <w:ins w:id="189" w:author="TOSHIBA" w:date="2022-08-05T12:43:00Z">
        <w:r w:rsidR="0012278F" w:rsidRPr="003C35A0">
          <w:rPr>
            <w:rFonts w:ascii="Bookman Old Style" w:hAnsi="Bookman Old Style"/>
            <w:b/>
            <w:bCs/>
            <w:sz w:val="28"/>
            <w:szCs w:val="28"/>
          </w:rPr>
          <w:t xml:space="preserve">Epreuves </w:t>
        </w:r>
      </w:ins>
      <w:r w:rsidR="0012278F">
        <w:rPr>
          <w:rFonts w:ascii="Bookman Old Style" w:hAnsi="Bookman Old Style"/>
          <w:b/>
          <w:bCs/>
          <w:sz w:val="28"/>
          <w:szCs w:val="28"/>
        </w:rPr>
        <w:t>Théor</w:t>
      </w:r>
      <w:ins w:id="190" w:author="TOSHIBA" w:date="2022-08-05T12:43:00Z">
        <w:r w:rsidR="0012278F" w:rsidRPr="003C35A0">
          <w:rPr>
            <w:rFonts w:ascii="Bookman Old Style" w:hAnsi="Bookman Old Style"/>
            <w:b/>
            <w:bCs/>
            <w:sz w:val="28"/>
            <w:szCs w:val="28"/>
          </w:rPr>
          <w:t xml:space="preserve">iques - Durée : </w:t>
        </w:r>
      </w:ins>
      <w:r w:rsidR="0071343C">
        <w:rPr>
          <w:rFonts w:ascii="Bookman Old Style" w:hAnsi="Bookman Old Style"/>
          <w:b/>
          <w:bCs/>
          <w:sz w:val="28"/>
          <w:szCs w:val="28"/>
        </w:rPr>
        <w:t>2</w:t>
      </w:r>
      <w:ins w:id="191" w:author="TOSHIBA" w:date="2022-08-05T12:43:00Z">
        <w:r w:rsidR="0012278F" w:rsidRPr="003C35A0">
          <w:rPr>
            <w:rFonts w:ascii="Bookman Old Style" w:hAnsi="Bookman Old Style"/>
            <w:b/>
            <w:bCs/>
            <w:sz w:val="28"/>
            <w:szCs w:val="28"/>
          </w:rPr>
          <w:t xml:space="preserve"> heures</w:t>
        </w:r>
      </w:ins>
      <w:r w:rsidR="00724CCA">
        <w:rPr>
          <w:rFonts w:ascii="Bookman Old Style" w:hAnsi="Bookman Old Style"/>
          <w:b/>
          <w:bCs/>
          <w:sz w:val="28"/>
          <w:szCs w:val="28"/>
        </w:rPr>
        <w:t xml:space="preserve"> 30 mn</w:t>
      </w:r>
    </w:p>
    <w:bookmarkEnd w:id="177"/>
    <w:p w14:paraId="59352829" w14:textId="67529A83" w:rsidR="0071343C" w:rsidRDefault="0071343C" w:rsidP="0012278F">
      <w:pPr>
        <w:rPr>
          <w:rFonts w:ascii="Bookman Old Style" w:hAnsi="Bookman Old Style"/>
          <w:b/>
          <w:bCs/>
          <w:sz w:val="28"/>
          <w:szCs w:val="28"/>
        </w:rPr>
      </w:pPr>
    </w:p>
    <w:p w14:paraId="66FE89D3" w14:textId="057513DD" w:rsidR="0071343C" w:rsidRPr="00724CCA" w:rsidRDefault="00724CCA" w:rsidP="0012278F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t xml:space="preserve">                               </w:t>
      </w:r>
      <w:r w:rsidR="0071343C" w:rsidRPr="00724CCA">
        <w:rPr>
          <w:rFonts w:ascii="Bookman Old Style" w:hAnsi="Bookman Old Style"/>
          <w:b/>
          <w:bCs/>
          <w:i/>
          <w:iCs/>
          <w:sz w:val="40"/>
          <w:szCs w:val="40"/>
          <w:u w:val="single"/>
        </w:rPr>
        <w:t>Sujet :</w:t>
      </w:r>
    </w:p>
    <w:p w14:paraId="63F4CB91" w14:textId="542535B7" w:rsidR="0071343C" w:rsidRPr="00222FE0" w:rsidRDefault="0071343C" w:rsidP="005F3432">
      <w:pPr>
        <w:pStyle w:val="Paragraphedeliste"/>
        <w:numPr>
          <w:ilvl w:val="0"/>
          <w:numId w:val="17"/>
        </w:numPr>
        <w:jc w:val="both"/>
        <w:rPr>
          <w:rFonts w:ascii="Bookman Old Style" w:hAnsi="Bookman Old Style"/>
          <w:sz w:val="32"/>
          <w:szCs w:val="28"/>
        </w:rPr>
      </w:pPr>
      <w:r w:rsidRPr="00222FE0">
        <w:rPr>
          <w:rFonts w:ascii="Bookman Old Style" w:hAnsi="Bookman Old Style"/>
          <w:sz w:val="32"/>
          <w:szCs w:val="28"/>
        </w:rPr>
        <w:t xml:space="preserve">Citez les activités </w:t>
      </w:r>
      <w:r w:rsidR="00361F25" w:rsidRPr="00222FE0">
        <w:rPr>
          <w:rFonts w:ascii="Bookman Old Style" w:hAnsi="Bookman Old Style"/>
          <w:sz w:val="32"/>
          <w:szCs w:val="28"/>
        </w:rPr>
        <w:t>d’un couturier(e) ;</w:t>
      </w:r>
      <w:r w:rsidR="00E45EE8" w:rsidRPr="00222FE0">
        <w:rPr>
          <w:rFonts w:ascii="Bookman Old Style" w:hAnsi="Bookman Old Style"/>
          <w:sz w:val="32"/>
          <w:szCs w:val="28"/>
        </w:rPr>
        <w:t xml:space="preserve"> </w:t>
      </w:r>
      <w:r w:rsidR="005F3432" w:rsidRPr="00222FE0">
        <w:rPr>
          <w:rFonts w:ascii="Bookman Old Style" w:hAnsi="Bookman Old Style"/>
          <w:b/>
          <w:bCs/>
          <w:sz w:val="32"/>
          <w:szCs w:val="28"/>
        </w:rPr>
        <w:t>2 pts</w:t>
      </w:r>
    </w:p>
    <w:p w14:paraId="0CCA09D5" w14:textId="307FDDFA" w:rsidR="00361F25" w:rsidRPr="00222FE0" w:rsidRDefault="00361F25" w:rsidP="005F3432">
      <w:pPr>
        <w:pStyle w:val="Paragraphedeliste"/>
        <w:numPr>
          <w:ilvl w:val="0"/>
          <w:numId w:val="17"/>
        </w:numPr>
        <w:jc w:val="both"/>
        <w:rPr>
          <w:rFonts w:ascii="Bookman Old Style" w:hAnsi="Bookman Old Style"/>
          <w:sz w:val="32"/>
          <w:szCs w:val="28"/>
        </w:rPr>
      </w:pPr>
      <w:r w:rsidRPr="00222FE0">
        <w:rPr>
          <w:rFonts w:ascii="Bookman Old Style" w:hAnsi="Bookman Old Style"/>
          <w:sz w:val="32"/>
          <w:szCs w:val="28"/>
        </w:rPr>
        <w:t>Citez par ordre les étapes qu’il faut pour réaliser un modèle jusqu’à la livraison ;</w:t>
      </w:r>
      <w:r w:rsidR="005F3432" w:rsidRPr="00222FE0">
        <w:rPr>
          <w:rFonts w:ascii="Bookman Old Style" w:hAnsi="Bookman Old Style"/>
          <w:sz w:val="32"/>
          <w:szCs w:val="28"/>
        </w:rPr>
        <w:t xml:space="preserve"> </w:t>
      </w:r>
      <w:r w:rsidR="005F3432" w:rsidRPr="00222FE0">
        <w:rPr>
          <w:rFonts w:ascii="Bookman Old Style" w:hAnsi="Bookman Old Style"/>
          <w:b/>
          <w:bCs/>
          <w:sz w:val="32"/>
          <w:szCs w:val="28"/>
        </w:rPr>
        <w:t>2 pts</w:t>
      </w:r>
    </w:p>
    <w:p w14:paraId="1C8D00C2" w14:textId="53148C97" w:rsidR="00361F25" w:rsidRPr="00222FE0" w:rsidRDefault="00361F25" w:rsidP="005F3432">
      <w:pPr>
        <w:pStyle w:val="Paragraphedeliste"/>
        <w:numPr>
          <w:ilvl w:val="0"/>
          <w:numId w:val="17"/>
        </w:numPr>
        <w:jc w:val="both"/>
        <w:rPr>
          <w:rFonts w:ascii="Bookman Old Style" w:hAnsi="Bookman Old Style"/>
          <w:sz w:val="32"/>
          <w:szCs w:val="28"/>
        </w:rPr>
      </w:pPr>
      <w:r w:rsidRPr="00222FE0">
        <w:rPr>
          <w:rFonts w:ascii="Bookman Old Style" w:hAnsi="Bookman Old Style"/>
          <w:sz w:val="32"/>
          <w:szCs w:val="28"/>
        </w:rPr>
        <w:t>Donnez la définition du Corsage sans manche avec découpe princesse ;</w:t>
      </w:r>
      <w:r w:rsidR="005F3432" w:rsidRPr="00222FE0">
        <w:rPr>
          <w:rFonts w:ascii="Bookman Old Style" w:hAnsi="Bookman Old Style"/>
          <w:sz w:val="32"/>
          <w:szCs w:val="28"/>
        </w:rPr>
        <w:t xml:space="preserve"> </w:t>
      </w:r>
      <w:r w:rsidR="005F3432" w:rsidRPr="00222FE0">
        <w:rPr>
          <w:rFonts w:ascii="Bookman Old Style" w:hAnsi="Bookman Old Style"/>
          <w:b/>
          <w:bCs/>
          <w:sz w:val="32"/>
          <w:szCs w:val="28"/>
        </w:rPr>
        <w:t>2 pts</w:t>
      </w:r>
    </w:p>
    <w:p w14:paraId="5BEF5E04" w14:textId="5E585B9D" w:rsidR="000D7C20" w:rsidRPr="00222FE0" w:rsidRDefault="00707033" w:rsidP="005F3432">
      <w:pPr>
        <w:pStyle w:val="Paragraphedeliste"/>
        <w:numPr>
          <w:ilvl w:val="0"/>
          <w:numId w:val="17"/>
        </w:numPr>
        <w:jc w:val="both"/>
        <w:rPr>
          <w:rFonts w:ascii="Bookman Old Style" w:hAnsi="Bookman Old Style"/>
          <w:sz w:val="32"/>
          <w:szCs w:val="28"/>
        </w:rPr>
      </w:pPr>
      <w:r w:rsidRPr="00222FE0">
        <w:rPr>
          <w:rFonts w:ascii="Bookman Old Style" w:hAnsi="Bookman Old Style"/>
          <w:sz w:val="32"/>
          <w:szCs w:val="28"/>
        </w:rPr>
        <w:t>a</w:t>
      </w:r>
      <w:r w:rsidR="00CE6F9A" w:rsidRPr="00222FE0">
        <w:rPr>
          <w:rFonts w:ascii="Bookman Old Style" w:hAnsi="Bookman Old Style"/>
          <w:sz w:val="32"/>
          <w:szCs w:val="28"/>
        </w:rPr>
        <w:t xml:space="preserve">) </w:t>
      </w:r>
      <w:r w:rsidR="000D7C20" w:rsidRPr="00222FE0">
        <w:rPr>
          <w:rFonts w:ascii="Bookman Old Style" w:hAnsi="Bookman Old Style"/>
          <w:sz w:val="32"/>
          <w:szCs w:val="28"/>
        </w:rPr>
        <w:t>Au choix d’une mesure de ta cliente du Corsage dame sa</w:t>
      </w:r>
      <w:r w:rsidR="00B97427">
        <w:rPr>
          <w:rFonts w:ascii="Bookman Old Style" w:hAnsi="Bookman Old Style"/>
          <w:sz w:val="32"/>
          <w:szCs w:val="28"/>
        </w:rPr>
        <w:t>ns manche avec Pinces arrêtées</w:t>
      </w:r>
      <w:r w:rsidR="000D7C20" w:rsidRPr="00222FE0">
        <w:rPr>
          <w:rFonts w:ascii="Bookman Old Style" w:hAnsi="Bookman Old Style"/>
          <w:sz w:val="32"/>
          <w:szCs w:val="28"/>
        </w:rPr>
        <w:t>, donnez le résultat</w:t>
      </w:r>
      <w:r w:rsidR="00C82720" w:rsidRPr="00222FE0">
        <w:rPr>
          <w:rFonts w:ascii="Bookman Old Style" w:hAnsi="Bookman Old Style"/>
          <w:sz w:val="32"/>
          <w:szCs w:val="28"/>
        </w:rPr>
        <w:t xml:space="preserve"> de toutes les formules pour réaliser le tracé de base ;</w:t>
      </w:r>
      <w:r w:rsidR="005F3432" w:rsidRPr="00222FE0">
        <w:rPr>
          <w:rFonts w:ascii="Bookman Old Style" w:hAnsi="Bookman Old Style"/>
          <w:sz w:val="32"/>
          <w:szCs w:val="28"/>
        </w:rPr>
        <w:t xml:space="preserve"> </w:t>
      </w:r>
      <w:r w:rsidR="00ED3F0F">
        <w:rPr>
          <w:rFonts w:ascii="Bookman Old Style" w:hAnsi="Bookman Old Style"/>
          <w:b/>
          <w:bCs/>
          <w:sz w:val="32"/>
          <w:szCs w:val="28"/>
        </w:rPr>
        <w:t>2</w:t>
      </w:r>
      <w:r w:rsidR="005F3432" w:rsidRPr="00222FE0">
        <w:rPr>
          <w:rFonts w:ascii="Bookman Old Style" w:hAnsi="Bookman Old Style"/>
          <w:b/>
          <w:bCs/>
          <w:sz w:val="32"/>
          <w:szCs w:val="28"/>
        </w:rPr>
        <w:t xml:space="preserve"> pts</w:t>
      </w:r>
    </w:p>
    <w:p w14:paraId="058E7409" w14:textId="266AE478" w:rsidR="00CE6F9A" w:rsidRPr="00222FE0" w:rsidRDefault="00C82720" w:rsidP="005F3432">
      <w:pPr>
        <w:pStyle w:val="Paragraphedeliste"/>
        <w:jc w:val="both"/>
        <w:rPr>
          <w:rFonts w:ascii="Bookman Old Style" w:hAnsi="Bookman Old Style"/>
          <w:sz w:val="32"/>
          <w:szCs w:val="28"/>
        </w:rPr>
      </w:pPr>
      <w:r w:rsidRPr="00222FE0">
        <w:rPr>
          <w:rFonts w:ascii="Bookman Old Style" w:hAnsi="Bookman Old Style"/>
          <w:sz w:val="32"/>
          <w:szCs w:val="28"/>
        </w:rPr>
        <w:t>b)</w:t>
      </w:r>
      <w:r w:rsidR="00CE6F9A" w:rsidRPr="00222FE0">
        <w:rPr>
          <w:rFonts w:ascii="Bookman Old Style" w:hAnsi="Bookman Old Style"/>
          <w:sz w:val="32"/>
          <w:szCs w:val="28"/>
        </w:rPr>
        <w:t xml:space="preserve"> Combien de pièces pourrait-tu retrouver à la fin de la coupe ?</w:t>
      </w:r>
      <w:r w:rsidR="005F3432" w:rsidRPr="00222FE0">
        <w:rPr>
          <w:rFonts w:ascii="Bookman Old Style" w:hAnsi="Bookman Old Style"/>
          <w:sz w:val="32"/>
          <w:szCs w:val="28"/>
        </w:rPr>
        <w:t xml:space="preserve"> </w:t>
      </w:r>
      <w:r w:rsidR="00ED3F0F">
        <w:rPr>
          <w:rFonts w:ascii="Bookman Old Style" w:hAnsi="Bookman Old Style"/>
          <w:b/>
          <w:bCs/>
          <w:sz w:val="32"/>
          <w:szCs w:val="28"/>
        </w:rPr>
        <w:t>1</w:t>
      </w:r>
      <w:r w:rsidR="005F3432" w:rsidRPr="00222FE0">
        <w:rPr>
          <w:rFonts w:ascii="Bookman Old Style" w:hAnsi="Bookman Old Style"/>
          <w:b/>
          <w:bCs/>
          <w:sz w:val="32"/>
          <w:szCs w:val="28"/>
        </w:rPr>
        <w:t xml:space="preserve"> </w:t>
      </w:r>
      <w:r w:rsidR="005C48C5" w:rsidRPr="00222FE0">
        <w:rPr>
          <w:rFonts w:ascii="Bookman Old Style" w:hAnsi="Bookman Old Style"/>
          <w:b/>
          <w:bCs/>
          <w:sz w:val="32"/>
          <w:szCs w:val="28"/>
        </w:rPr>
        <w:t>pt</w:t>
      </w:r>
      <w:r w:rsidR="005F3432" w:rsidRPr="00222FE0">
        <w:rPr>
          <w:rFonts w:ascii="Bookman Old Style" w:hAnsi="Bookman Old Style"/>
          <w:sz w:val="32"/>
          <w:szCs w:val="28"/>
        </w:rPr>
        <w:t xml:space="preserve"> </w:t>
      </w:r>
    </w:p>
    <w:p w14:paraId="66F9DE29" w14:textId="77777777" w:rsidR="00B97427" w:rsidRDefault="00ED3F0F" w:rsidP="00B97427">
      <w:pPr>
        <w:jc w:val="both"/>
        <w:rPr>
          <w:rFonts w:ascii="Bookman Old Style" w:hAnsi="Bookman Old Style"/>
          <w:b/>
          <w:bCs/>
          <w:sz w:val="32"/>
          <w:szCs w:val="28"/>
        </w:rPr>
      </w:pPr>
      <w:r>
        <w:rPr>
          <w:rFonts w:ascii="Bookman Old Style" w:hAnsi="Bookman Old Style"/>
          <w:sz w:val="32"/>
          <w:szCs w:val="28"/>
        </w:rPr>
        <w:t xml:space="preserve">   5-</w:t>
      </w:r>
      <w:r w:rsidR="00CE6F9A" w:rsidRPr="00222FE0">
        <w:rPr>
          <w:rFonts w:ascii="Bookman Old Style" w:hAnsi="Bookman Old Style"/>
          <w:sz w:val="32"/>
          <w:szCs w:val="28"/>
        </w:rPr>
        <w:t xml:space="preserve">Quels sont les matériels utilisés lors de </w:t>
      </w:r>
      <w:r w:rsidR="00D733D5" w:rsidRPr="00222FE0">
        <w:rPr>
          <w:rFonts w:ascii="Bookman Old Style" w:hAnsi="Bookman Old Style"/>
          <w:sz w:val="32"/>
          <w:szCs w:val="28"/>
        </w:rPr>
        <w:t xml:space="preserve">la </w:t>
      </w:r>
      <w:r w:rsidR="00CE6F9A" w:rsidRPr="00222FE0">
        <w:rPr>
          <w:rFonts w:ascii="Bookman Old Style" w:hAnsi="Bookman Old Style"/>
          <w:sz w:val="32"/>
          <w:szCs w:val="28"/>
        </w:rPr>
        <w:t>réalis</w:t>
      </w:r>
      <w:r w:rsidR="00D733D5" w:rsidRPr="00222FE0">
        <w:rPr>
          <w:rFonts w:ascii="Bookman Old Style" w:hAnsi="Bookman Old Style"/>
          <w:sz w:val="32"/>
          <w:szCs w:val="28"/>
        </w:rPr>
        <w:t>ation</w:t>
      </w:r>
      <w:r w:rsidR="005C48C5">
        <w:rPr>
          <w:rFonts w:ascii="Bookman Old Style" w:hAnsi="Bookman Old Style"/>
          <w:sz w:val="32"/>
          <w:szCs w:val="28"/>
        </w:rPr>
        <w:t xml:space="preserve"> </w:t>
      </w:r>
      <w:r w:rsidR="00CE6F9A" w:rsidRPr="00222FE0">
        <w:rPr>
          <w:rFonts w:ascii="Bookman Old Style" w:hAnsi="Bookman Old Style"/>
          <w:sz w:val="32"/>
          <w:szCs w:val="28"/>
        </w:rPr>
        <w:t xml:space="preserve"> </w:t>
      </w:r>
      <w:r w:rsidR="00E45EE8" w:rsidRPr="00222FE0">
        <w:rPr>
          <w:rFonts w:ascii="Bookman Old Style" w:hAnsi="Bookman Old Style"/>
          <w:sz w:val="32"/>
          <w:szCs w:val="28"/>
        </w:rPr>
        <w:t xml:space="preserve">  </w:t>
      </w:r>
      <w:r w:rsidR="005C48C5">
        <w:rPr>
          <w:rFonts w:ascii="Bookman Old Style" w:hAnsi="Bookman Old Style"/>
          <w:sz w:val="32"/>
          <w:szCs w:val="28"/>
        </w:rPr>
        <w:t xml:space="preserve">du </w:t>
      </w:r>
      <w:r w:rsidR="00CE6F9A" w:rsidRPr="00222FE0">
        <w:rPr>
          <w:rFonts w:ascii="Bookman Old Style" w:hAnsi="Bookman Old Style"/>
          <w:sz w:val="32"/>
          <w:szCs w:val="28"/>
        </w:rPr>
        <w:t>tra</w:t>
      </w:r>
      <w:r w:rsidR="00707033" w:rsidRPr="00222FE0">
        <w:rPr>
          <w:rFonts w:ascii="Bookman Old Style" w:hAnsi="Bookman Old Style"/>
          <w:sz w:val="32"/>
          <w:szCs w:val="28"/>
        </w:rPr>
        <w:t>cer</w:t>
      </w:r>
      <w:r>
        <w:rPr>
          <w:rFonts w:ascii="Bookman Old Style" w:hAnsi="Bookman Old Style"/>
          <w:sz w:val="32"/>
          <w:szCs w:val="28"/>
        </w:rPr>
        <w:t xml:space="preserve"> du corsage de base sans manche avec découpe princesse</w:t>
      </w:r>
      <w:r w:rsidR="00B1236C" w:rsidRPr="00222FE0">
        <w:rPr>
          <w:rFonts w:ascii="Bookman Old Style" w:hAnsi="Bookman Old Style"/>
          <w:sz w:val="32"/>
          <w:szCs w:val="28"/>
        </w:rPr>
        <w:t> ;</w:t>
      </w:r>
      <w:r w:rsidR="005F3432" w:rsidRPr="00222FE0">
        <w:rPr>
          <w:rFonts w:ascii="Bookman Old Style" w:hAnsi="Bookman Old Style"/>
          <w:sz w:val="32"/>
          <w:szCs w:val="28"/>
        </w:rPr>
        <w:t xml:space="preserve"> </w:t>
      </w:r>
      <w:r w:rsidR="005F3432" w:rsidRPr="00222FE0">
        <w:rPr>
          <w:rFonts w:ascii="Bookman Old Style" w:hAnsi="Bookman Old Style"/>
          <w:b/>
          <w:bCs/>
          <w:sz w:val="32"/>
          <w:szCs w:val="28"/>
        </w:rPr>
        <w:t>1 pt</w:t>
      </w:r>
    </w:p>
    <w:p w14:paraId="5FF3A896" w14:textId="3C47FEE3" w:rsidR="00A904D7" w:rsidRPr="00B97427" w:rsidRDefault="00B97427" w:rsidP="00B97427">
      <w:pPr>
        <w:jc w:val="both"/>
        <w:rPr>
          <w:rFonts w:ascii="Bookman Old Style" w:hAnsi="Bookman Old Style"/>
          <w:sz w:val="32"/>
          <w:szCs w:val="28"/>
        </w:rPr>
      </w:pPr>
      <w:r>
        <w:rPr>
          <w:rFonts w:ascii="Bookman Old Style" w:hAnsi="Bookman Old Style"/>
          <w:b/>
          <w:bCs/>
          <w:sz w:val="32"/>
          <w:szCs w:val="28"/>
        </w:rPr>
        <w:t xml:space="preserve">   </w:t>
      </w:r>
      <w:r>
        <w:rPr>
          <w:rFonts w:ascii="Bookman Old Style" w:hAnsi="Bookman Old Style"/>
          <w:sz w:val="32"/>
          <w:szCs w:val="28"/>
        </w:rPr>
        <w:t>6-</w:t>
      </w:r>
      <w:r w:rsidR="006061C0" w:rsidRPr="00B97427">
        <w:rPr>
          <w:rFonts w:ascii="Bookman Old Style" w:hAnsi="Bookman Old Style"/>
          <w:sz w:val="32"/>
          <w:szCs w:val="28"/>
        </w:rPr>
        <w:t>Réali</w:t>
      </w:r>
      <w:r w:rsidR="00D72C1F" w:rsidRPr="00B97427">
        <w:rPr>
          <w:rFonts w:ascii="Bookman Old Style" w:hAnsi="Bookman Old Style"/>
          <w:sz w:val="32"/>
          <w:szCs w:val="28"/>
        </w:rPr>
        <w:t>ser le tracer de base de la jupe classique droite</w:t>
      </w:r>
      <w:r w:rsidR="00093CEE" w:rsidRPr="00B97427">
        <w:rPr>
          <w:rFonts w:ascii="Bookman Old Style" w:hAnsi="Bookman Old Style"/>
          <w:sz w:val="32"/>
          <w:szCs w:val="28"/>
        </w:rPr>
        <w:t xml:space="preserve"> </w:t>
      </w:r>
      <w:r w:rsidR="00ED3F0F" w:rsidRPr="00B97427">
        <w:rPr>
          <w:rFonts w:ascii="Bookman Old Style" w:hAnsi="Bookman Old Style"/>
          <w:sz w:val="32"/>
          <w:szCs w:val="28"/>
        </w:rPr>
        <w:t xml:space="preserve"> selon les mesures ci-dessous</w:t>
      </w:r>
      <w:r w:rsidR="00563A61" w:rsidRPr="00B97427">
        <w:rPr>
          <w:rFonts w:ascii="Bookman Old Style" w:hAnsi="Bookman Old Style"/>
          <w:sz w:val="32"/>
          <w:szCs w:val="28"/>
        </w:rPr>
        <w:t> :</w:t>
      </w:r>
      <w:r w:rsidR="006061C0" w:rsidRPr="00B97427">
        <w:rPr>
          <w:rFonts w:ascii="Bookman Old Style" w:hAnsi="Bookman Old Style"/>
          <w:sz w:val="32"/>
          <w:szCs w:val="28"/>
        </w:rPr>
        <w:t xml:space="preserve"> </w:t>
      </w:r>
      <w:r w:rsidR="005F3432" w:rsidRPr="00B97427">
        <w:rPr>
          <w:rFonts w:ascii="Bookman Old Style" w:hAnsi="Bookman Old Style"/>
          <w:b/>
          <w:bCs/>
          <w:sz w:val="32"/>
          <w:szCs w:val="28"/>
        </w:rPr>
        <w:t>10 pts</w:t>
      </w:r>
    </w:p>
    <w:p w14:paraId="400A57D1" w14:textId="77777777" w:rsidR="00124AD0" w:rsidRDefault="00ED3F0F" w:rsidP="00124AD0">
      <w:pPr>
        <w:jc w:val="both"/>
        <w:rPr>
          <w:rFonts w:ascii="Bookman Old Style" w:hAnsi="Bookman Old Style"/>
          <w:bCs/>
          <w:sz w:val="32"/>
          <w:szCs w:val="28"/>
        </w:rPr>
      </w:pPr>
      <w:r>
        <w:rPr>
          <w:rFonts w:ascii="Bookman Old Style" w:hAnsi="Bookman Old Style"/>
          <w:bCs/>
          <w:sz w:val="32"/>
          <w:szCs w:val="28"/>
        </w:rPr>
        <w:t>LJ= 57cm ; TB= 99 cm ; TT= 74 cm ;</w:t>
      </w:r>
      <w:r w:rsidR="00124AD0">
        <w:rPr>
          <w:rFonts w:ascii="Bookman Old Style" w:hAnsi="Bookman Old Style"/>
          <w:bCs/>
          <w:sz w:val="32"/>
          <w:szCs w:val="28"/>
        </w:rPr>
        <w:t xml:space="preserve"> HJ= 25 cm</w:t>
      </w:r>
    </w:p>
    <w:p w14:paraId="4F9B89D5" w14:textId="67D7BB13" w:rsidR="00D72C1F" w:rsidRPr="00124AD0" w:rsidRDefault="00563A61" w:rsidP="00124AD0">
      <w:pPr>
        <w:jc w:val="both"/>
        <w:rPr>
          <w:rFonts w:ascii="Bookman Old Style" w:hAnsi="Bookman Old Style"/>
          <w:sz w:val="32"/>
          <w:szCs w:val="28"/>
        </w:rPr>
      </w:pPr>
      <w:r w:rsidRPr="005F3432">
        <w:rPr>
          <w:b/>
          <w:bCs/>
          <w:sz w:val="36"/>
          <w:szCs w:val="24"/>
        </w:rPr>
        <w:t>Bonne Chance !</w:t>
      </w:r>
    </w:p>
    <w:p w14:paraId="433A480F" w14:textId="77777777" w:rsidR="000E22F8" w:rsidRDefault="000E22F8" w:rsidP="000F381D">
      <w:pPr>
        <w:tabs>
          <w:tab w:val="left" w:pos="3952"/>
        </w:tabs>
        <w:rPr>
          <w:b/>
          <w:bCs/>
          <w:sz w:val="36"/>
          <w:szCs w:val="24"/>
        </w:rPr>
      </w:pPr>
    </w:p>
    <w:p w14:paraId="305AD7B0" w14:textId="77777777" w:rsidR="00814BD1" w:rsidRPr="00563AEA" w:rsidRDefault="00814BD1" w:rsidP="00814BD1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192" w:name="_Hlk114307677"/>
      <w:r>
        <w:rPr>
          <w:noProof/>
          <w:lang w:eastAsia="fr-FR"/>
        </w:rPr>
        <w:lastRenderedPageBreak/>
        <w:drawing>
          <wp:anchor distT="0" distB="0" distL="114300" distR="114300" simplePos="0" relativeHeight="251685888" behindDoc="0" locked="0" layoutInCell="1" allowOverlap="1" wp14:anchorId="6BAA10C8" wp14:editId="7652C0FD">
            <wp:simplePos x="0" y="0"/>
            <wp:positionH relativeFrom="margin">
              <wp:posOffset>-366090</wp:posOffset>
            </wp:positionH>
            <wp:positionV relativeFrom="paragraph">
              <wp:posOffset>204470</wp:posOffset>
            </wp:positionV>
            <wp:extent cx="1221638" cy="749935"/>
            <wp:effectExtent l="0" t="0" r="0" b="0"/>
            <wp:wrapNone/>
            <wp:docPr id="4" name="Image 4" descr="C:\Users\HP\AppData\Local\Microsoft\Windows\Temporary Internet Files\Content.Word\IMG-20220712-WA01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Microsoft\Windows\Temporary Internet Files\Content.Word\IMG-20220712-WA011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33" t="4678" r="10697" b="7750"/>
                    <a:stretch/>
                  </pic:blipFill>
                  <pic:spPr bwMode="auto">
                    <a:xfrm>
                      <a:off x="0" y="0"/>
                      <a:ext cx="1221638" cy="74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3AEA">
        <w:rPr>
          <w:rFonts w:ascii="Times New Roman" w:hAnsi="Times New Roman" w:cs="Times New Roman"/>
          <w:b/>
          <w:sz w:val="28"/>
          <w:szCs w:val="28"/>
        </w:rPr>
        <w:t>CENTRE DE FORMATION PROFESSIONNELLE ESPRIT DU PAGNE</w:t>
      </w:r>
    </w:p>
    <w:p w14:paraId="281138E8" w14:textId="77777777" w:rsidR="00814BD1" w:rsidRPr="00563AEA" w:rsidRDefault="00814BD1" w:rsidP="00814BD1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63AEA">
        <w:rPr>
          <w:rFonts w:ascii="Times New Roman" w:hAnsi="Times New Roman" w:cs="Times New Roman"/>
          <w:b/>
          <w:sz w:val="28"/>
          <w:szCs w:val="28"/>
        </w:rPr>
        <w:t>Couture – Broderie – spécialiste des modes Africaine</w:t>
      </w:r>
    </w:p>
    <w:p w14:paraId="37C0D813" w14:textId="77777777" w:rsidR="00814BD1" w:rsidRPr="00563AEA" w:rsidRDefault="00814BD1" w:rsidP="00814BD1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5E4635">
        <w:rPr>
          <w:rFonts w:ascii="Times New Roman" w:hAnsi="Times New Roman" w:cs="Times New Roman"/>
          <w:sz w:val="28"/>
          <w:szCs w:val="28"/>
          <w:u w:val="single"/>
        </w:rPr>
        <w:t>Tél</w:t>
      </w:r>
      <w:r>
        <w:rPr>
          <w:rFonts w:ascii="Times New Roman" w:hAnsi="Times New Roman" w:cs="Times New Roman"/>
          <w:sz w:val="28"/>
          <w:szCs w:val="28"/>
        </w:rPr>
        <w:t> : 97870627 /</w:t>
      </w:r>
      <w:r w:rsidRPr="00563AEA">
        <w:rPr>
          <w:rFonts w:ascii="Times New Roman" w:hAnsi="Times New Roman" w:cs="Times New Roman"/>
          <w:sz w:val="28"/>
          <w:szCs w:val="28"/>
        </w:rPr>
        <w:t>95054770 /</w:t>
      </w:r>
      <w:r>
        <w:rPr>
          <w:rFonts w:ascii="Times New Roman" w:hAnsi="Times New Roman" w:cs="Times New Roman"/>
          <w:sz w:val="28"/>
          <w:szCs w:val="28"/>
        </w:rPr>
        <w:t>97 72 21 61</w:t>
      </w:r>
      <w:r w:rsidRPr="00563AEA">
        <w:rPr>
          <w:rFonts w:ascii="Times New Roman" w:hAnsi="Times New Roman" w:cs="Times New Roman"/>
          <w:sz w:val="28"/>
          <w:szCs w:val="28"/>
        </w:rPr>
        <w:t xml:space="preserve"> Bureau : 98198897</w:t>
      </w:r>
    </w:p>
    <w:p w14:paraId="7C2E28CA" w14:textId="5BDAFBE7" w:rsidR="00814BD1" w:rsidRPr="0012067D" w:rsidRDefault="00814BD1" w:rsidP="00814BD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DFD010" w14:textId="1E96DCD2" w:rsidR="00814BD1" w:rsidRPr="003C35A0" w:rsidRDefault="00814BD1">
      <w:pPr>
        <w:jc w:val="right"/>
        <w:rPr>
          <w:rFonts w:ascii="Bookman Old Style" w:hAnsi="Bookman Old Style"/>
          <w:sz w:val="24"/>
          <w:rPrChange w:id="193" w:author="TOSHIBA" w:date="2022-08-05T12:43:00Z">
            <w:rPr/>
          </w:rPrChange>
        </w:rPr>
        <w:pPrChange w:id="194" w:author="TOSHIBA" w:date="2022-08-05T12:43:00Z">
          <w:pPr/>
        </w:pPrChange>
      </w:pPr>
      <w:r w:rsidRPr="003C35A0">
        <w:rPr>
          <w:rFonts w:ascii="Bookman Old Style" w:hAnsi="Bookman Old Style"/>
          <w:sz w:val="24"/>
          <w:rPrChange w:id="195" w:author="TOSHIBA" w:date="2022-08-05T12:43:00Z">
            <w:rPr/>
          </w:rPrChange>
        </w:rPr>
        <w:t xml:space="preserve">Lundi, </w:t>
      </w:r>
      <w:del w:id="196" w:author="TOSHIBA" w:date="2022-08-05T12:43:00Z">
        <w:r>
          <w:delText>8</w:delText>
        </w:r>
      </w:del>
      <w:r w:rsidR="00093CEE">
        <w:rPr>
          <w:rFonts w:ascii="Bookman Old Style" w:hAnsi="Bookman Old Style"/>
          <w:sz w:val="24"/>
          <w:szCs w:val="24"/>
        </w:rPr>
        <w:t>10 Octo</w:t>
      </w:r>
      <w:r>
        <w:rPr>
          <w:rFonts w:ascii="Bookman Old Style" w:hAnsi="Bookman Old Style"/>
          <w:sz w:val="24"/>
          <w:szCs w:val="24"/>
        </w:rPr>
        <w:t>bre</w:t>
      </w:r>
      <w:r w:rsidRPr="003C35A0">
        <w:rPr>
          <w:rFonts w:ascii="Bookman Old Style" w:hAnsi="Bookman Old Style"/>
          <w:sz w:val="24"/>
          <w:rPrChange w:id="197" w:author="TOSHIBA" w:date="2022-08-05T12:43:00Z">
            <w:rPr/>
          </w:rPrChange>
        </w:rPr>
        <w:t xml:space="preserve"> 2022</w:t>
      </w:r>
    </w:p>
    <w:p w14:paraId="01027709" w14:textId="7FBCE2BC" w:rsidR="007815BF" w:rsidRDefault="00814BD1" w:rsidP="007815BF">
      <w:pPr>
        <w:jc w:val="both"/>
        <w:rPr>
          <w:rFonts w:ascii="Bookman Old Style" w:hAnsi="Bookman Old Style"/>
          <w:b/>
          <w:bCs/>
          <w:sz w:val="28"/>
          <w:szCs w:val="28"/>
        </w:rPr>
      </w:pPr>
      <w:ins w:id="198" w:author="TOSHIBA" w:date="2022-08-05T12:43:00Z">
        <w:r w:rsidRPr="0060076C">
          <w:rPr>
            <w:rFonts w:ascii="Bookman Old Style" w:hAnsi="Bookman Old Style"/>
            <w:b/>
            <w:bCs/>
            <w:sz w:val="28"/>
            <w:szCs w:val="28"/>
            <w:u w:val="single"/>
          </w:rPr>
          <w:t>Devoir N</w:t>
        </w:r>
      </w:ins>
      <w:r w:rsidRPr="0060076C">
        <w:rPr>
          <w:rFonts w:ascii="Bookman Old Style" w:hAnsi="Bookman Old Style"/>
          <w:b/>
          <w:bCs/>
          <w:sz w:val="28"/>
          <w:szCs w:val="28"/>
          <w:u w:val="single"/>
        </w:rPr>
        <w:t>°3</w:t>
      </w:r>
      <w:ins w:id="199" w:author="TOSHIBA" w:date="2022-08-05T12:43:00Z">
        <w:r w:rsidRPr="003C35A0">
          <w:rPr>
            <w:rFonts w:ascii="Bookman Old Style" w:hAnsi="Bookman Old Style"/>
            <w:b/>
            <w:bCs/>
            <w:sz w:val="28"/>
            <w:szCs w:val="28"/>
          </w:rPr>
          <w:t xml:space="preserve"> </w:t>
        </w:r>
      </w:ins>
      <w:r w:rsidR="00093CEE">
        <w:rPr>
          <w:rFonts w:ascii="Bookman Old Style" w:hAnsi="Bookman Old Style"/>
          <w:b/>
          <w:bCs/>
          <w:sz w:val="28"/>
          <w:szCs w:val="28"/>
        </w:rPr>
        <w:t>NIVEAU 1/B</w:t>
      </w:r>
      <w:r>
        <w:rPr>
          <w:rFonts w:ascii="Bookman Old Style" w:hAnsi="Bookman Old Style"/>
          <w:b/>
          <w:bCs/>
          <w:sz w:val="28"/>
          <w:szCs w:val="28"/>
        </w:rPr>
        <w:t xml:space="preserve"> </w:t>
      </w:r>
    </w:p>
    <w:p w14:paraId="2C3E4356" w14:textId="7F4BEB26" w:rsidR="00814BD1" w:rsidRDefault="00814BD1" w:rsidP="007815BF">
      <w:pPr>
        <w:jc w:val="both"/>
        <w:rPr>
          <w:rFonts w:ascii="Bookman Old Style" w:hAnsi="Bookman Old Style"/>
          <w:b/>
          <w:bCs/>
          <w:sz w:val="28"/>
          <w:szCs w:val="28"/>
        </w:rPr>
      </w:pPr>
      <w:ins w:id="200" w:author="TOSHIBA" w:date="2022-08-05T12:43:00Z">
        <w:r w:rsidRPr="00BB7244">
          <w:rPr>
            <w:rFonts w:ascii="Bookman Old Style" w:hAnsi="Bookman Old Style"/>
            <w:b/>
            <w:bCs/>
            <w:sz w:val="28"/>
            <w:szCs w:val="28"/>
            <w:u w:val="single"/>
          </w:rPr>
          <w:t xml:space="preserve">Epreuves </w:t>
        </w:r>
      </w:ins>
      <w:r w:rsidRPr="00BB7244">
        <w:rPr>
          <w:rFonts w:ascii="Bookman Old Style" w:hAnsi="Bookman Old Style"/>
          <w:b/>
          <w:bCs/>
          <w:sz w:val="28"/>
          <w:szCs w:val="28"/>
          <w:u w:val="single"/>
        </w:rPr>
        <w:t>Prat</w:t>
      </w:r>
      <w:ins w:id="201" w:author="TOSHIBA" w:date="2022-08-05T12:43:00Z">
        <w:r w:rsidRPr="00BB7244">
          <w:rPr>
            <w:rFonts w:ascii="Bookman Old Style" w:hAnsi="Bookman Old Style"/>
            <w:b/>
            <w:bCs/>
            <w:sz w:val="28"/>
            <w:szCs w:val="28"/>
            <w:u w:val="single"/>
          </w:rPr>
          <w:t>iques</w:t>
        </w:r>
        <w:r w:rsidRPr="003C35A0">
          <w:rPr>
            <w:rFonts w:ascii="Bookman Old Style" w:hAnsi="Bookman Old Style"/>
            <w:b/>
            <w:bCs/>
            <w:sz w:val="28"/>
            <w:szCs w:val="28"/>
          </w:rPr>
          <w:t xml:space="preserve"> Durée : </w:t>
        </w:r>
      </w:ins>
      <w:r>
        <w:rPr>
          <w:rFonts w:ascii="Bookman Old Style" w:hAnsi="Bookman Old Style"/>
          <w:b/>
          <w:bCs/>
          <w:sz w:val="28"/>
          <w:szCs w:val="28"/>
        </w:rPr>
        <w:t>5</w:t>
      </w:r>
      <w:ins w:id="202" w:author="TOSHIBA" w:date="2022-08-05T12:43:00Z">
        <w:r w:rsidRPr="003C35A0">
          <w:rPr>
            <w:rFonts w:ascii="Bookman Old Style" w:hAnsi="Bookman Old Style"/>
            <w:b/>
            <w:bCs/>
            <w:sz w:val="28"/>
            <w:szCs w:val="28"/>
          </w:rPr>
          <w:t xml:space="preserve"> heures</w:t>
        </w:r>
      </w:ins>
      <w:r w:rsidR="00BB7244">
        <w:rPr>
          <w:rFonts w:ascii="Bookman Old Style" w:hAnsi="Bookman Old Style"/>
          <w:b/>
          <w:bCs/>
          <w:sz w:val="28"/>
          <w:szCs w:val="28"/>
        </w:rPr>
        <w:t xml:space="preserve"> 30 mn</w:t>
      </w:r>
      <w:r>
        <w:rPr>
          <w:rFonts w:ascii="Bookman Old Style" w:hAnsi="Bookman Old Style"/>
          <w:b/>
          <w:bCs/>
          <w:sz w:val="28"/>
          <w:szCs w:val="28"/>
        </w:rPr>
        <w:t xml:space="preserve"> </w:t>
      </w:r>
    </w:p>
    <w:p w14:paraId="194858E9" w14:textId="27E0348F" w:rsidR="007815BF" w:rsidRPr="00BB7244" w:rsidRDefault="007815BF" w:rsidP="007815BF">
      <w:pPr>
        <w:jc w:val="both"/>
        <w:rPr>
          <w:rFonts w:ascii="Bookman Old Style" w:hAnsi="Bookman Old Style"/>
          <w:b/>
          <w:bCs/>
          <w:sz w:val="28"/>
          <w:szCs w:val="28"/>
          <w:u w:val="single"/>
        </w:rPr>
      </w:pPr>
      <w:r w:rsidRPr="00BB7244">
        <w:rPr>
          <w:rFonts w:ascii="Bookman Old Style" w:hAnsi="Bookman Old Style"/>
          <w:b/>
          <w:bCs/>
          <w:sz w:val="28"/>
          <w:szCs w:val="28"/>
          <w:u w:val="single"/>
        </w:rPr>
        <w:t>SUJET UNIQUE</w:t>
      </w:r>
    </w:p>
    <w:bookmarkEnd w:id="192"/>
    <w:p w14:paraId="5F4D287D" w14:textId="18D458C3" w:rsidR="007815BF" w:rsidRDefault="007815BF" w:rsidP="007815BF">
      <w:pPr>
        <w:jc w:val="both"/>
        <w:rPr>
          <w:rFonts w:ascii="Bookman Old Style" w:hAnsi="Bookman Old Style"/>
          <w:sz w:val="28"/>
          <w:szCs w:val="28"/>
        </w:rPr>
      </w:pPr>
      <w:r w:rsidRPr="00BB7244">
        <w:rPr>
          <w:rFonts w:ascii="Bookman Old Style" w:hAnsi="Bookman Old Style"/>
          <w:sz w:val="28"/>
          <w:szCs w:val="28"/>
          <w:u w:val="single"/>
        </w:rPr>
        <w:t>Texte</w:t>
      </w:r>
      <w:r>
        <w:rPr>
          <w:rFonts w:ascii="Bookman Old Style" w:hAnsi="Bookman Old Style"/>
          <w:sz w:val="28"/>
          <w:szCs w:val="28"/>
        </w:rPr>
        <w:t xml:space="preserve"> : </w:t>
      </w:r>
    </w:p>
    <w:p w14:paraId="732C61C3" w14:textId="3AB2AFA4" w:rsidR="00E828B8" w:rsidRDefault="007815BF" w:rsidP="007815BF">
      <w:pPr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Pour commémorer le 20</w:t>
      </w:r>
      <w:r w:rsidRPr="007815BF">
        <w:rPr>
          <w:rFonts w:ascii="Bookman Old Style" w:hAnsi="Bookman Old Style"/>
          <w:sz w:val="28"/>
          <w:szCs w:val="28"/>
          <w:vertAlign w:val="superscript"/>
        </w:rPr>
        <w:t>ème</w:t>
      </w:r>
      <w:r>
        <w:rPr>
          <w:rFonts w:ascii="Bookman Old Style" w:hAnsi="Bookman Old Style"/>
          <w:sz w:val="28"/>
          <w:szCs w:val="28"/>
        </w:rPr>
        <w:t xml:space="preserve"> anniversaire du Centre « ESPRIT du PAGNE », </w:t>
      </w:r>
      <w:r w:rsidR="00D811CE">
        <w:rPr>
          <w:rFonts w:ascii="Bookman Old Style" w:hAnsi="Bookman Old Style"/>
          <w:sz w:val="28"/>
          <w:szCs w:val="28"/>
        </w:rPr>
        <w:t>une</w:t>
      </w:r>
      <w:r>
        <w:rPr>
          <w:rFonts w:ascii="Bookman Old Style" w:hAnsi="Bookman Old Style"/>
          <w:sz w:val="28"/>
          <w:szCs w:val="28"/>
        </w:rPr>
        <w:t xml:space="preserve"> étudiante décide de coudre le Corsage de base</w:t>
      </w:r>
      <w:r w:rsidR="00D811CE">
        <w:rPr>
          <w:rFonts w:ascii="Bookman Old Style" w:hAnsi="Bookman Old Style"/>
          <w:sz w:val="28"/>
          <w:szCs w:val="28"/>
        </w:rPr>
        <w:t xml:space="preserve"> sans manche avec découpe </w:t>
      </w:r>
      <w:r w:rsidR="00E828B8">
        <w:rPr>
          <w:rFonts w:ascii="Bookman Old Style" w:hAnsi="Bookman Old Style"/>
          <w:sz w:val="28"/>
          <w:szCs w:val="28"/>
        </w:rPr>
        <w:t xml:space="preserve">princesse </w:t>
      </w:r>
      <w:r w:rsidR="00251931">
        <w:rPr>
          <w:rFonts w:ascii="Bookman Old Style" w:hAnsi="Bookman Old Style"/>
          <w:sz w:val="28"/>
          <w:szCs w:val="28"/>
        </w:rPr>
        <w:t>en g</w:t>
      </w:r>
      <w:r w:rsidR="00BB7244">
        <w:rPr>
          <w:rFonts w:ascii="Bookman Old Style" w:hAnsi="Bookman Old Style"/>
          <w:sz w:val="28"/>
          <w:szCs w:val="28"/>
        </w:rPr>
        <w:t>randeur réelle avec</w:t>
      </w:r>
      <w:r w:rsidR="00D811CE">
        <w:rPr>
          <w:rFonts w:ascii="Bookman Old Style" w:hAnsi="Bookman Old Style"/>
          <w:sz w:val="28"/>
          <w:szCs w:val="28"/>
        </w:rPr>
        <w:t xml:space="preserve"> les mesures ci-après : TP : 92 cm ; TT : 68 cm ; TB : 96 cm ; ES : 18 cm ; LT Dos : 38 cm ; HP : </w:t>
      </w:r>
      <w:r w:rsidR="00E828B8">
        <w:rPr>
          <w:rFonts w:ascii="Bookman Old Style" w:hAnsi="Bookman Old Style"/>
          <w:sz w:val="28"/>
          <w:szCs w:val="28"/>
        </w:rPr>
        <w:t>27 cm ; LT Devant : 42 cm ; LC : 60 cm ; ½ dos : 40 cm.</w:t>
      </w:r>
    </w:p>
    <w:p w14:paraId="5DC2082E" w14:textId="5811F05A" w:rsidR="00E828B8" w:rsidRDefault="00E828B8" w:rsidP="007815BF">
      <w:pPr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Tâches demandées :</w:t>
      </w:r>
    </w:p>
    <w:p w14:paraId="433E87F5" w14:textId="09178EAF" w:rsidR="00E828B8" w:rsidRDefault="00E828B8" w:rsidP="007815BF">
      <w:pPr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L’étudiante aura à :</w:t>
      </w:r>
    </w:p>
    <w:p w14:paraId="2B0578F5" w14:textId="54837E87" w:rsidR="00E828B8" w:rsidRDefault="00E828B8" w:rsidP="00E828B8">
      <w:pPr>
        <w:pStyle w:val="Paragraphedeliste"/>
        <w:numPr>
          <w:ilvl w:val="0"/>
          <w:numId w:val="18"/>
        </w:numPr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Construire les différentes pièces du patron du Corsage Dos et Devant</w:t>
      </w:r>
      <w:r w:rsidR="00251931">
        <w:rPr>
          <w:rFonts w:ascii="Bookman Old Style" w:hAnsi="Bookman Old Style"/>
          <w:sz w:val="28"/>
          <w:szCs w:val="28"/>
        </w:rPr>
        <w:t xml:space="preserve"> s</w:t>
      </w:r>
      <w:r w:rsidR="000737AE">
        <w:rPr>
          <w:rFonts w:ascii="Bookman Old Style" w:hAnsi="Bookman Old Style"/>
          <w:sz w:val="28"/>
          <w:szCs w:val="28"/>
        </w:rPr>
        <w:t>u</w:t>
      </w:r>
      <w:r w:rsidR="00251931">
        <w:rPr>
          <w:rFonts w:ascii="Bookman Old Style" w:hAnsi="Bookman Old Style"/>
          <w:sz w:val="28"/>
          <w:szCs w:val="28"/>
        </w:rPr>
        <w:t>r papier kraft ;</w:t>
      </w:r>
    </w:p>
    <w:p w14:paraId="10175E1D" w14:textId="61DF5897" w:rsidR="00251931" w:rsidRDefault="00251931" w:rsidP="00E828B8">
      <w:pPr>
        <w:pStyle w:val="Paragraphedeliste"/>
        <w:numPr>
          <w:ilvl w:val="0"/>
          <w:numId w:val="18"/>
        </w:numPr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Rouler et découpez les pièces du patron ;</w:t>
      </w:r>
    </w:p>
    <w:p w14:paraId="6CA3C39D" w14:textId="019D487B" w:rsidR="00251931" w:rsidRDefault="00251931" w:rsidP="00E828B8">
      <w:pPr>
        <w:pStyle w:val="Paragraphedeliste"/>
        <w:numPr>
          <w:ilvl w:val="0"/>
          <w:numId w:val="18"/>
        </w:numPr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Effectuer un plan de coupe ;</w:t>
      </w:r>
    </w:p>
    <w:p w14:paraId="09F24AEA" w14:textId="224277EE" w:rsidR="00251931" w:rsidRDefault="00251931" w:rsidP="00E828B8">
      <w:pPr>
        <w:pStyle w:val="Paragraphedeliste"/>
        <w:numPr>
          <w:ilvl w:val="0"/>
          <w:numId w:val="18"/>
        </w:numPr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Procéder à la coupe des différentes pièces du tissu ;</w:t>
      </w:r>
    </w:p>
    <w:p w14:paraId="00EB3AE0" w14:textId="7D3A60FC" w:rsidR="00251931" w:rsidRPr="00251931" w:rsidRDefault="00251931" w:rsidP="00251931">
      <w:pPr>
        <w:pStyle w:val="Paragraphedeliste"/>
        <w:numPr>
          <w:ilvl w:val="0"/>
          <w:numId w:val="18"/>
        </w:numPr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Exécuter l’assemblage et la finition.</w:t>
      </w:r>
    </w:p>
    <w:p w14:paraId="255DF567" w14:textId="2086EC85" w:rsidR="007815BF" w:rsidRPr="007815BF" w:rsidRDefault="00D811CE" w:rsidP="007815BF">
      <w:pPr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 </w:t>
      </w:r>
    </w:p>
    <w:p w14:paraId="4C4A4320" w14:textId="77777777" w:rsidR="007815BF" w:rsidRDefault="007815BF" w:rsidP="00814BD1">
      <w:pPr>
        <w:rPr>
          <w:rFonts w:ascii="Bookman Old Style" w:hAnsi="Bookman Old Style"/>
          <w:b/>
          <w:bCs/>
          <w:sz w:val="28"/>
          <w:szCs w:val="28"/>
        </w:rPr>
      </w:pPr>
    </w:p>
    <w:p w14:paraId="2C5EFFDE" w14:textId="1753602A" w:rsidR="00814BD1" w:rsidRDefault="00814BD1" w:rsidP="000F381D">
      <w:pPr>
        <w:tabs>
          <w:tab w:val="left" w:pos="3952"/>
        </w:tabs>
        <w:rPr>
          <w:b/>
          <w:bCs/>
          <w:sz w:val="36"/>
          <w:szCs w:val="24"/>
        </w:rPr>
      </w:pPr>
    </w:p>
    <w:p w14:paraId="749CDE82" w14:textId="4111045B" w:rsidR="006726B6" w:rsidRDefault="006726B6" w:rsidP="000F381D">
      <w:pPr>
        <w:tabs>
          <w:tab w:val="left" w:pos="3952"/>
        </w:tabs>
        <w:rPr>
          <w:b/>
          <w:bCs/>
          <w:sz w:val="36"/>
          <w:szCs w:val="24"/>
        </w:rPr>
      </w:pPr>
    </w:p>
    <w:p w14:paraId="0D6C8E7C" w14:textId="77777777" w:rsidR="00F44C44" w:rsidRDefault="00F44C44" w:rsidP="006726B6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398AC43" w14:textId="77777777" w:rsidR="00F44C44" w:rsidRDefault="00F44C44" w:rsidP="006726B6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D539D7C" w14:textId="77777777" w:rsidR="006726B6" w:rsidRPr="00563AEA" w:rsidRDefault="006726B6" w:rsidP="006726B6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fr-FR"/>
        </w:rPr>
        <w:drawing>
          <wp:anchor distT="0" distB="0" distL="114300" distR="114300" simplePos="0" relativeHeight="251687936" behindDoc="0" locked="0" layoutInCell="1" allowOverlap="1" wp14:anchorId="58D8F60B" wp14:editId="1663FC1C">
            <wp:simplePos x="0" y="0"/>
            <wp:positionH relativeFrom="margin">
              <wp:posOffset>-366090</wp:posOffset>
            </wp:positionH>
            <wp:positionV relativeFrom="paragraph">
              <wp:posOffset>204470</wp:posOffset>
            </wp:positionV>
            <wp:extent cx="1221638" cy="749935"/>
            <wp:effectExtent l="0" t="0" r="0" b="0"/>
            <wp:wrapNone/>
            <wp:docPr id="5" name="Image 5" descr="C:\Users\HP\AppData\Local\Microsoft\Windows\Temporary Internet Files\Content.Word\IMG-20220712-WA01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Microsoft\Windows\Temporary Internet Files\Content.Word\IMG-20220712-WA011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33" t="4678" r="10697" b="7750"/>
                    <a:stretch/>
                  </pic:blipFill>
                  <pic:spPr bwMode="auto">
                    <a:xfrm>
                      <a:off x="0" y="0"/>
                      <a:ext cx="1221638" cy="74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3AEA">
        <w:rPr>
          <w:rFonts w:ascii="Times New Roman" w:hAnsi="Times New Roman" w:cs="Times New Roman"/>
          <w:b/>
          <w:sz w:val="28"/>
          <w:szCs w:val="28"/>
        </w:rPr>
        <w:t>CENTRE DE FORMATION PROFESSIONNELLE ESPRIT DU PAGNE</w:t>
      </w:r>
    </w:p>
    <w:p w14:paraId="0BCD9F3A" w14:textId="77777777" w:rsidR="006726B6" w:rsidRPr="00563AEA" w:rsidRDefault="006726B6" w:rsidP="006726B6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63AEA">
        <w:rPr>
          <w:rFonts w:ascii="Times New Roman" w:hAnsi="Times New Roman" w:cs="Times New Roman"/>
          <w:b/>
          <w:sz w:val="28"/>
          <w:szCs w:val="28"/>
        </w:rPr>
        <w:t>Couture – Broderie – spécialiste des modes Africaine</w:t>
      </w:r>
    </w:p>
    <w:p w14:paraId="6A622D3D" w14:textId="77777777" w:rsidR="006726B6" w:rsidRPr="00563AEA" w:rsidRDefault="006726B6" w:rsidP="006726B6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5E4635">
        <w:rPr>
          <w:rFonts w:ascii="Times New Roman" w:hAnsi="Times New Roman" w:cs="Times New Roman"/>
          <w:sz w:val="28"/>
          <w:szCs w:val="28"/>
          <w:u w:val="single"/>
        </w:rPr>
        <w:t>Tél</w:t>
      </w:r>
      <w:r>
        <w:rPr>
          <w:rFonts w:ascii="Times New Roman" w:hAnsi="Times New Roman" w:cs="Times New Roman"/>
          <w:sz w:val="28"/>
          <w:szCs w:val="28"/>
        </w:rPr>
        <w:t> : 97870627 /</w:t>
      </w:r>
      <w:r w:rsidRPr="00563AEA">
        <w:rPr>
          <w:rFonts w:ascii="Times New Roman" w:hAnsi="Times New Roman" w:cs="Times New Roman"/>
          <w:sz w:val="28"/>
          <w:szCs w:val="28"/>
        </w:rPr>
        <w:t>95054770 /</w:t>
      </w:r>
      <w:r>
        <w:rPr>
          <w:rFonts w:ascii="Times New Roman" w:hAnsi="Times New Roman" w:cs="Times New Roman"/>
          <w:sz w:val="28"/>
          <w:szCs w:val="28"/>
        </w:rPr>
        <w:t>97 72 21 61</w:t>
      </w:r>
      <w:r w:rsidRPr="00563AEA">
        <w:rPr>
          <w:rFonts w:ascii="Times New Roman" w:hAnsi="Times New Roman" w:cs="Times New Roman"/>
          <w:sz w:val="28"/>
          <w:szCs w:val="28"/>
        </w:rPr>
        <w:t xml:space="preserve"> Bureau : 98198897</w:t>
      </w:r>
    </w:p>
    <w:p w14:paraId="536E6DB4" w14:textId="77777777" w:rsidR="006726B6" w:rsidRPr="0012067D" w:rsidRDefault="006726B6" w:rsidP="006726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3AEA">
        <w:rPr>
          <w:rFonts w:ascii="Times New Roman" w:hAnsi="Times New Roman" w:cs="Times New Roman"/>
          <w:sz w:val="28"/>
          <w:szCs w:val="28"/>
        </w:rPr>
        <w:lastRenderedPageBreak/>
        <w:t>……………………………………………………………………………………</w:t>
      </w:r>
    </w:p>
    <w:p w14:paraId="4E73657C" w14:textId="5CCDD3B9" w:rsidR="006726B6" w:rsidRPr="003C35A0" w:rsidRDefault="006726B6">
      <w:pPr>
        <w:jc w:val="right"/>
        <w:rPr>
          <w:rFonts w:ascii="Bookman Old Style" w:hAnsi="Bookman Old Style"/>
          <w:sz w:val="24"/>
          <w:rPrChange w:id="203" w:author="TOSHIBA" w:date="2022-08-05T12:43:00Z">
            <w:rPr/>
          </w:rPrChange>
        </w:rPr>
        <w:pPrChange w:id="204" w:author="TOSHIBA" w:date="2022-08-05T12:43:00Z">
          <w:pPr/>
        </w:pPrChange>
      </w:pPr>
      <w:r w:rsidRPr="003C35A0">
        <w:rPr>
          <w:rFonts w:ascii="Bookman Old Style" w:hAnsi="Bookman Old Style"/>
          <w:sz w:val="24"/>
          <w:rPrChange w:id="205" w:author="TOSHIBA" w:date="2022-08-05T12:43:00Z">
            <w:rPr/>
          </w:rPrChange>
        </w:rPr>
        <w:t xml:space="preserve">Lundi, </w:t>
      </w:r>
      <w:del w:id="206" w:author="TOSHIBA" w:date="2022-08-05T12:43:00Z">
        <w:r>
          <w:delText>8</w:delText>
        </w:r>
      </w:del>
      <w:r>
        <w:rPr>
          <w:rFonts w:ascii="Bookman Old Style" w:hAnsi="Bookman Old Style"/>
          <w:sz w:val="24"/>
          <w:szCs w:val="24"/>
        </w:rPr>
        <w:t>19 Septembre</w:t>
      </w:r>
      <w:r w:rsidRPr="003C35A0">
        <w:rPr>
          <w:rFonts w:ascii="Bookman Old Style" w:hAnsi="Bookman Old Style"/>
          <w:sz w:val="24"/>
          <w:rPrChange w:id="207" w:author="TOSHIBA" w:date="2022-08-05T12:43:00Z">
            <w:rPr/>
          </w:rPrChange>
        </w:rPr>
        <w:t xml:space="preserve"> 2022</w:t>
      </w:r>
    </w:p>
    <w:p w14:paraId="3C0930BF" w14:textId="77777777" w:rsidR="006726B6" w:rsidRPr="00315EDF" w:rsidRDefault="006726B6" w:rsidP="006726B6">
      <w:pPr>
        <w:rPr>
          <w:ins w:id="208" w:author="TOSHIBA" w:date="2022-08-05T12:43:00Z"/>
          <w:rFonts w:ascii="Bookman Old Style" w:hAnsi="Bookman Old Style"/>
          <w:sz w:val="24"/>
        </w:rPr>
      </w:pPr>
      <w:r w:rsidRPr="003C35A0">
        <w:rPr>
          <w:rFonts w:ascii="Bookman Old Style" w:hAnsi="Bookman Old Style"/>
          <w:sz w:val="24"/>
          <w:rPrChange w:id="209" w:author="TOSHIBA" w:date="2022-08-05T12:43:00Z">
            <w:rPr/>
          </w:rPrChange>
        </w:rPr>
        <w:t xml:space="preserve">Nom et Prénoms : </w:t>
      </w:r>
      <w:del w:id="210" w:author="TOSHIBA" w:date="2022-08-05T12:43:00Z">
        <w:r>
          <w:delText>………………………………………………………………………………………………………………………………..</w:delText>
        </w:r>
      </w:del>
      <w:ins w:id="211" w:author="TOSHIBA" w:date="2022-08-05T12:43:00Z">
        <w:r w:rsidRPr="003C35A0">
          <w:rPr>
            <w:rFonts w:ascii="Bookman Old Style" w:hAnsi="Bookman Old Style"/>
            <w:sz w:val="24"/>
            <w:szCs w:val="24"/>
          </w:rPr>
          <w:t>………………………………………………………………………</w:t>
        </w:r>
        <w:r>
          <w:rPr>
            <w:rFonts w:ascii="Bookman Old Style" w:hAnsi="Bookman Old Style"/>
            <w:sz w:val="24"/>
            <w:szCs w:val="24"/>
          </w:rPr>
          <w:t>…..</w:t>
        </w:r>
      </w:ins>
    </w:p>
    <w:p w14:paraId="479FDC0A" w14:textId="04BED08C" w:rsidR="006726B6" w:rsidRDefault="006726B6" w:rsidP="006726B6">
      <w:pPr>
        <w:jc w:val="both"/>
        <w:rPr>
          <w:rFonts w:ascii="Bookman Old Style" w:hAnsi="Bookman Old Style"/>
          <w:b/>
          <w:bCs/>
          <w:sz w:val="28"/>
          <w:szCs w:val="28"/>
        </w:rPr>
      </w:pPr>
      <w:ins w:id="212" w:author="TOSHIBA" w:date="2022-08-05T12:43:00Z">
        <w:r w:rsidRPr="0060076C">
          <w:rPr>
            <w:rFonts w:ascii="Bookman Old Style" w:hAnsi="Bookman Old Style"/>
            <w:b/>
            <w:bCs/>
            <w:sz w:val="28"/>
            <w:szCs w:val="28"/>
            <w:u w:val="single"/>
          </w:rPr>
          <w:t>Devoir N</w:t>
        </w:r>
      </w:ins>
      <w:r w:rsidRPr="0060076C">
        <w:rPr>
          <w:rFonts w:ascii="Bookman Old Style" w:hAnsi="Bookman Old Style"/>
          <w:b/>
          <w:bCs/>
          <w:sz w:val="28"/>
          <w:szCs w:val="28"/>
          <w:u w:val="single"/>
        </w:rPr>
        <w:t>°3</w:t>
      </w:r>
      <w:ins w:id="213" w:author="TOSHIBA" w:date="2022-08-05T12:43:00Z">
        <w:r w:rsidRPr="003C35A0">
          <w:rPr>
            <w:rFonts w:ascii="Bookman Old Style" w:hAnsi="Bookman Old Style"/>
            <w:b/>
            <w:bCs/>
            <w:sz w:val="28"/>
            <w:szCs w:val="28"/>
          </w:rPr>
          <w:t xml:space="preserve"> </w:t>
        </w:r>
      </w:ins>
      <w:r>
        <w:rPr>
          <w:rFonts w:ascii="Bookman Old Style" w:hAnsi="Bookman Old Style"/>
          <w:b/>
          <w:bCs/>
          <w:sz w:val="28"/>
          <w:szCs w:val="28"/>
        </w:rPr>
        <w:t xml:space="preserve">NIVEAU 2 </w:t>
      </w:r>
    </w:p>
    <w:p w14:paraId="5AC93E81" w14:textId="54FC5CCA" w:rsidR="006726B6" w:rsidRDefault="006726B6" w:rsidP="006726B6">
      <w:pPr>
        <w:jc w:val="both"/>
        <w:rPr>
          <w:rFonts w:ascii="Bookman Old Style" w:hAnsi="Bookman Old Style"/>
          <w:b/>
          <w:bCs/>
          <w:sz w:val="28"/>
          <w:szCs w:val="28"/>
        </w:rPr>
      </w:pPr>
      <w:ins w:id="214" w:author="TOSHIBA" w:date="2022-08-05T12:43:00Z">
        <w:r w:rsidRPr="00BB7244">
          <w:rPr>
            <w:rFonts w:ascii="Bookman Old Style" w:hAnsi="Bookman Old Style"/>
            <w:b/>
            <w:bCs/>
            <w:sz w:val="28"/>
            <w:szCs w:val="28"/>
            <w:u w:val="single"/>
          </w:rPr>
          <w:t xml:space="preserve">Epreuves </w:t>
        </w:r>
      </w:ins>
      <w:r>
        <w:rPr>
          <w:rFonts w:ascii="Bookman Old Style" w:hAnsi="Bookman Old Style"/>
          <w:b/>
          <w:bCs/>
          <w:sz w:val="28"/>
          <w:szCs w:val="28"/>
          <w:u w:val="single"/>
        </w:rPr>
        <w:t>Théoriques :</w:t>
      </w:r>
      <w:ins w:id="215" w:author="TOSHIBA" w:date="2022-08-05T12:43:00Z">
        <w:r w:rsidRPr="003C35A0">
          <w:rPr>
            <w:rFonts w:ascii="Bookman Old Style" w:hAnsi="Bookman Old Style"/>
            <w:b/>
            <w:bCs/>
            <w:sz w:val="28"/>
            <w:szCs w:val="28"/>
          </w:rPr>
          <w:t xml:space="preserve"> Durée : </w:t>
        </w:r>
      </w:ins>
      <w:r>
        <w:rPr>
          <w:rFonts w:ascii="Bookman Old Style" w:hAnsi="Bookman Old Style"/>
          <w:b/>
          <w:bCs/>
          <w:sz w:val="28"/>
          <w:szCs w:val="28"/>
        </w:rPr>
        <w:t>2</w:t>
      </w:r>
      <w:ins w:id="216" w:author="TOSHIBA" w:date="2022-08-05T12:43:00Z">
        <w:r w:rsidRPr="003C35A0">
          <w:rPr>
            <w:rFonts w:ascii="Bookman Old Style" w:hAnsi="Bookman Old Style"/>
            <w:b/>
            <w:bCs/>
            <w:sz w:val="28"/>
            <w:szCs w:val="28"/>
          </w:rPr>
          <w:t xml:space="preserve"> heures</w:t>
        </w:r>
      </w:ins>
      <w:r>
        <w:rPr>
          <w:rFonts w:ascii="Bookman Old Style" w:hAnsi="Bookman Old Style"/>
          <w:b/>
          <w:bCs/>
          <w:sz w:val="28"/>
          <w:szCs w:val="28"/>
        </w:rPr>
        <w:t xml:space="preserve"> 30 mn </w:t>
      </w:r>
    </w:p>
    <w:p w14:paraId="756FB0A7" w14:textId="28B558F7" w:rsidR="006726B6" w:rsidRDefault="006726B6" w:rsidP="006726B6">
      <w:pPr>
        <w:jc w:val="both"/>
        <w:rPr>
          <w:rFonts w:ascii="Bookman Old Style" w:hAnsi="Bookman Old Style"/>
          <w:b/>
          <w:bCs/>
          <w:sz w:val="28"/>
          <w:szCs w:val="28"/>
          <w:u w:val="single"/>
        </w:rPr>
      </w:pPr>
      <w:r w:rsidRPr="00BB7244">
        <w:rPr>
          <w:rFonts w:ascii="Bookman Old Style" w:hAnsi="Bookman Old Style"/>
          <w:b/>
          <w:bCs/>
          <w:sz w:val="28"/>
          <w:szCs w:val="28"/>
          <w:u w:val="single"/>
        </w:rPr>
        <w:t>SUJET UNIQUE</w:t>
      </w:r>
    </w:p>
    <w:p w14:paraId="5022CC47" w14:textId="3A80A54C" w:rsidR="006726B6" w:rsidRDefault="006726B6" w:rsidP="006726B6">
      <w:pPr>
        <w:pStyle w:val="Paragraphedeliste"/>
        <w:numPr>
          <w:ilvl w:val="0"/>
          <w:numId w:val="20"/>
        </w:numPr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Donnez la fonction d’usage de pantalon </w:t>
      </w:r>
      <w:r w:rsidR="005C2876">
        <w:rPr>
          <w:rFonts w:ascii="Bookman Old Style" w:hAnsi="Bookman Old Style"/>
          <w:sz w:val="28"/>
          <w:szCs w:val="28"/>
        </w:rPr>
        <w:t>Homme sans plis.</w:t>
      </w:r>
      <w:r w:rsidR="003F5D7B">
        <w:rPr>
          <w:rFonts w:ascii="Bookman Old Style" w:hAnsi="Bookman Old Style"/>
          <w:sz w:val="28"/>
          <w:szCs w:val="28"/>
        </w:rPr>
        <w:t xml:space="preserve"> 02 pts</w:t>
      </w:r>
    </w:p>
    <w:p w14:paraId="58A9C934" w14:textId="76409277" w:rsidR="005C2876" w:rsidRDefault="005C2876" w:rsidP="006726B6">
      <w:pPr>
        <w:pStyle w:val="Paragraphedeliste"/>
        <w:numPr>
          <w:ilvl w:val="0"/>
          <w:numId w:val="20"/>
        </w:numPr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Donnez la fonction technique du pantalon Féminin.</w:t>
      </w:r>
      <w:r w:rsidR="003F5D7B">
        <w:rPr>
          <w:rFonts w:ascii="Bookman Old Style" w:hAnsi="Bookman Old Style"/>
          <w:sz w:val="28"/>
          <w:szCs w:val="28"/>
        </w:rPr>
        <w:t xml:space="preserve"> 02 pts</w:t>
      </w:r>
    </w:p>
    <w:p w14:paraId="2D9EFC8D" w14:textId="18A53EBA" w:rsidR="005C2876" w:rsidRDefault="005C2876" w:rsidP="006726B6">
      <w:pPr>
        <w:pStyle w:val="Paragraphedeliste"/>
        <w:numPr>
          <w:ilvl w:val="0"/>
          <w:numId w:val="20"/>
        </w:numPr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Donnez la fonction d’usage de la Chemise.</w:t>
      </w:r>
      <w:r w:rsidR="003F5D7B">
        <w:rPr>
          <w:rFonts w:ascii="Bookman Old Style" w:hAnsi="Bookman Old Style"/>
          <w:sz w:val="28"/>
          <w:szCs w:val="28"/>
        </w:rPr>
        <w:t xml:space="preserve"> 02 pts</w:t>
      </w:r>
    </w:p>
    <w:p w14:paraId="2A836AE7" w14:textId="2FB94311" w:rsidR="005C2876" w:rsidRDefault="005C2876" w:rsidP="006726B6">
      <w:pPr>
        <w:pStyle w:val="Paragraphedeliste"/>
        <w:numPr>
          <w:ilvl w:val="0"/>
          <w:numId w:val="20"/>
        </w:numPr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Quel est le nom du Col avec bouton ?</w:t>
      </w:r>
      <w:r w:rsidR="003F5D7B">
        <w:rPr>
          <w:rFonts w:ascii="Bookman Old Style" w:hAnsi="Bookman Old Style"/>
          <w:sz w:val="28"/>
          <w:szCs w:val="28"/>
        </w:rPr>
        <w:t xml:space="preserve"> 02 pts</w:t>
      </w:r>
    </w:p>
    <w:p w14:paraId="6607BC90" w14:textId="5C322F41" w:rsidR="005C2876" w:rsidRDefault="005C2876" w:rsidP="006726B6">
      <w:pPr>
        <w:pStyle w:val="Paragraphedeliste"/>
        <w:numPr>
          <w:ilvl w:val="0"/>
          <w:numId w:val="20"/>
        </w:numPr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Quel est le nom du</w:t>
      </w:r>
      <w:r w:rsidR="00450D2E">
        <w:rPr>
          <w:rFonts w:ascii="Bookman Old Style" w:hAnsi="Bookman Old Style"/>
          <w:sz w:val="28"/>
          <w:szCs w:val="28"/>
        </w:rPr>
        <w:t xml:space="preserve"> bas de la Chemise ?</w:t>
      </w:r>
      <w:r w:rsidR="003F5D7B">
        <w:rPr>
          <w:rFonts w:ascii="Bookman Old Style" w:hAnsi="Bookman Old Style"/>
          <w:sz w:val="28"/>
          <w:szCs w:val="28"/>
        </w:rPr>
        <w:t xml:space="preserve"> 02 pts</w:t>
      </w:r>
    </w:p>
    <w:p w14:paraId="4C9E0B54" w14:textId="2EBA4066" w:rsidR="005C2876" w:rsidRDefault="00450D2E" w:rsidP="006726B6">
      <w:pPr>
        <w:pStyle w:val="Paragraphedeliste"/>
        <w:numPr>
          <w:ilvl w:val="0"/>
          <w:numId w:val="20"/>
        </w:numPr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Faites le tracé du Col 5</w:t>
      </w:r>
      <w:r w:rsidRPr="00450D2E">
        <w:rPr>
          <w:rFonts w:ascii="Bookman Old Style" w:hAnsi="Bookman Old Style"/>
          <w:sz w:val="28"/>
          <w:szCs w:val="28"/>
          <w:vertAlign w:val="superscript"/>
        </w:rPr>
        <w:t>ème</w:t>
      </w:r>
      <w:r>
        <w:rPr>
          <w:rFonts w:ascii="Bookman Old Style" w:hAnsi="Bookman Old Style"/>
          <w:sz w:val="28"/>
          <w:szCs w:val="28"/>
        </w:rPr>
        <w:t xml:space="preserve"> Avenue dont le tour d’encolure est 39 cm.</w:t>
      </w:r>
      <w:r w:rsidR="003F5D7B">
        <w:rPr>
          <w:rFonts w:ascii="Bookman Old Style" w:hAnsi="Bookman Old Style"/>
          <w:sz w:val="28"/>
          <w:szCs w:val="28"/>
        </w:rPr>
        <w:t xml:space="preserve"> 04 pts</w:t>
      </w:r>
    </w:p>
    <w:p w14:paraId="0A76081C" w14:textId="1D7B0FDF" w:rsidR="00450D2E" w:rsidRDefault="00450D2E" w:rsidP="006726B6">
      <w:pPr>
        <w:pStyle w:val="Paragraphedeliste"/>
        <w:numPr>
          <w:ilvl w:val="0"/>
          <w:numId w:val="20"/>
        </w:numPr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Faites le dessein de la Manche de Chemise manche longue mesure58 cm avec son poignet. </w:t>
      </w:r>
      <w:r w:rsidR="003F5D7B">
        <w:rPr>
          <w:rFonts w:ascii="Bookman Old Style" w:hAnsi="Bookman Old Style"/>
          <w:sz w:val="28"/>
          <w:szCs w:val="28"/>
        </w:rPr>
        <w:t>04 pts</w:t>
      </w:r>
    </w:p>
    <w:p w14:paraId="42BBEAEA" w14:textId="54F44BE8" w:rsidR="00450D2E" w:rsidRPr="006726B6" w:rsidRDefault="00450D2E" w:rsidP="006726B6">
      <w:pPr>
        <w:pStyle w:val="Paragraphedeliste"/>
        <w:numPr>
          <w:ilvl w:val="0"/>
          <w:numId w:val="20"/>
        </w:numPr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Donnez la </w:t>
      </w:r>
      <w:r w:rsidR="003F5D7B">
        <w:rPr>
          <w:rFonts w:ascii="Bookman Old Style" w:hAnsi="Bookman Old Style"/>
          <w:sz w:val="28"/>
          <w:szCs w:val="28"/>
        </w:rPr>
        <w:t>fonction technique de la Chemise. 02 pts</w:t>
      </w:r>
    </w:p>
    <w:p w14:paraId="44E0FCE3" w14:textId="77777777" w:rsidR="006726B6" w:rsidRPr="005F3432" w:rsidRDefault="006726B6" w:rsidP="000F381D">
      <w:pPr>
        <w:tabs>
          <w:tab w:val="left" w:pos="3952"/>
        </w:tabs>
        <w:rPr>
          <w:b/>
          <w:bCs/>
          <w:sz w:val="36"/>
          <w:szCs w:val="24"/>
          <w:rPrChange w:id="217" w:author="TOSHIBA" w:date="2022-08-05T12:43:00Z">
            <w:rPr/>
          </w:rPrChange>
        </w:rPr>
      </w:pPr>
      <w:bookmarkStart w:id="218" w:name="_GoBack"/>
      <w:bookmarkEnd w:id="218"/>
    </w:p>
    <w:sectPr w:rsidR="006726B6" w:rsidRPr="005F34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E73738"/>
    <w:multiLevelType w:val="hybridMultilevel"/>
    <w:tmpl w:val="BA04D670"/>
    <w:lvl w:ilvl="0" w:tplc="E54A08D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563B68"/>
    <w:multiLevelType w:val="hybridMultilevel"/>
    <w:tmpl w:val="B090FE02"/>
    <w:lvl w:ilvl="0" w:tplc="2D46506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3834FC"/>
    <w:multiLevelType w:val="hybridMultilevel"/>
    <w:tmpl w:val="2EA6DF6E"/>
    <w:lvl w:ilvl="0" w:tplc="197CF32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DF5929"/>
    <w:multiLevelType w:val="hybridMultilevel"/>
    <w:tmpl w:val="4E849DE8"/>
    <w:lvl w:ilvl="0" w:tplc="DE7279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31D3AF8"/>
    <w:multiLevelType w:val="hybridMultilevel"/>
    <w:tmpl w:val="3218202A"/>
    <w:lvl w:ilvl="0" w:tplc="84961648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48D5F54"/>
    <w:multiLevelType w:val="hybridMultilevel"/>
    <w:tmpl w:val="2F4AB5AC"/>
    <w:lvl w:ilvl="0" w:tplc="E3084DC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0295363"/>
    <w:multiLevelType w:val="hybridMultilevel"/>
    <w:tmpl w:val="2F181CAE"/>
    <w:lvl w:ilvl="0" w:tplc="1A98B3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90B6632"/>
    <w:multiLevelType w:val="hybridMultilevel"/>
    <w:tmpl w:val="CA0E0A76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C257B8C"/>
    <w:multiLevelType w:val="hybridMultilevel"/>
    <w:tmpl w:val="36F81F34"/>
    <w:lvl w:ilvl="0" w:tplc="F87AF6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6E54B8B"/>
    <w:multiLevelType w:val="hybridMultilevel"/>
    <w:tmpl w:val="A75E5AA6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3DA769A"/>
    <w:multiLevelType w:val="hybridMultilevel"/>
    <w:tmpl w:val="D9844018"/>
    <w:lvl w:ilvl="0" w:tplc="2CB68D72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64F66D9F"/>
    <w:multiLevelType w:val="hybridMultilevel"/>
    <w:tmpl w:val="649C41F4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7904211"/>
    <w:multiLevelType w:val="hybridMultilevel"/>
    <w:tmpl w:val="BD10C758"/>
    <w:lvl w:ilvl="0" w:tplc="61D0EF3E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8072EA4"/>
    <w:multiLevelType w:val="hybridMultilevel"/>
    <w:tmpl w:val="D95C24D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B5E495A"/>
    <w:multiLevelType w:val="hybridMultilevel"/>
    <w:tmpl w:val="29981C56"/>
    <w:lvl w:ilvl="0" w:tplc="6E3A01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6141D4C"/>
    <w:multiLevelType w:val="hybridMultilevel"/>
    <w:tmpl w:val="EA16DADC"/>
    <w:lvl w:ilvl="0" w:tplc="E8C0C56A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71002EC"/>
    <w:multiLevelType w:val="hybridMultilevel"/>
    <w:tmpl w:val="3BDE3818"/>
    <w:lvl w:ilvl="0" w:tplc="E8C2EA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7CA52EF"/>
    <w:multiLevelType w:val="hybridMultilevel"/>
    <w:tmpl w:val="76949F86"/>
    <w:lvl w:ilvl="0" w:tplc="F296175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8A3545A"/>
    <w:multiLevelType w:val="hybridMultilevel"/>
    <w:tmpl w:val="A9E40B70"/>
    <w:lvl w:ilvl="0" w:tplc="73645F04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D685AF0"/>
    <w:multiLevelType w:val="hybridMultilevel"/>
    <w:tmpl w:val="500AF278"/>
    <w:lvl w:ilvl="0" w:tplc="CBB4479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3"/>
  </w:num>
  <w:num w:numId="3">
    <w:abstractNumId w:val="9"/>
  </w:num>
  <w:num w:numId="4">
    <w:abstractNumId w:val="19"/>
  </w:num>
  <w:num w:numId="5">
    <w:abstractNumId w:val="1"/>
  </w:num>
  <w:num w:numId="6">
    <w:abstractNumId w:val="0"/>
  </w:num>
  <w:num w:numId="7">
    <w:abstractNumId w:val="2"/>
  </w:num>
  <w:num w:numId="8">
    <w:abstractNumId w:val="7"/>
  </w:num>
  <w:num w:numId="9">
    <w:abstractNumId w:val="11"/>
  </w:num>
  <w:num w:numId="10">
    <w:abstractNumId w:val="5"/>
  </w:num>
  <w:num w:numId="11">
    <w:abstractNumId w:val="4"/>
  </w:num>
  <w:num w:numId="12">
    <w:abstractNumId w:val="17"/>
  </w:num>
  <w:num w:numId="13">
    <w:abstractNumId w:val="18"/>
  </w:num>
  <w:num w:numId="14">
    <w:abstractNumId w:val="15"/>
  </w:num>
  <w:num w:numId="15">
    <w:abstractNumId w:val="12"/>
  </w:num>
  <w:num w:numId="16">
    <w:abstractNumId w:val="10"/>
  </w:num>
  <w:num w:numId="17">
    <w:abstractNumId w:val="6"/>
  </w:num>
  <w:num w:numId="18">
    <w:abstractNumId w:val="3"/>
  </w:num>
  <w:num w:numId="19">
    <w:abstractNumId w:val="8"/>
  </w:num>
  <w:num w:numId="20">
    <w:abstractNumId w:val="16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TOSHIBA">
    <w15:presenceInfo w15:providerId="None" w15:userId="TOSHIB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EBD"/>
    <w:rsid w:val="00003652"/>
    <w:rsid w:val="000737AE"/>
    <w:rsid w:val="0007720A"/>
    <w:rsid w:val="00090E34"/>
    <w:rsid w:val="00093CEE"/>
    <w:rsid w:val="000D7C20"/>
    <w:rsid w:val="000E22F8"/>
    <w:rsid w:val="000F381D"/>
    <w:rsid w:val="00113F27"/>
    <w:rsid w:val="001162C4"/>
    <w:rsid w:val="0012067D"/>
    <w:rsid w:val="0012152B"/>
    <w:rsid w:val="0012278F"/>
    <w:rsid w:val="00124AD0"/>
    <w:rsid w:val="00133EAD"/>
    <w:rsid w:val="00141D2E"/>
    <w:rsid w:val="00167420"/>
    <w:rsid w:val="00176452"/>
    <w:rsid w:val="00180653"/>
    <w:rsid w:val="001A3857"/>
    <w:rsid w:val="001B5A68"/>
    <w:rsid w:val="00200898"/>
    <w:rsid w:val="002121AD"/>
    <w:rsid w:val="00222C4D"/>
    <w:rsid w:val="00222FE0"/>
    <w:rsid w:val="00247EBD"/>
    <w:rsid w:val="00251931"/>
    <w:rsid w:val="00275C8E"/>
    <w:rsid w:val="00277B0E"/>
    <w:rsid w:val="00315EDF"/>
    <w:rsid w:val="00360393"/>
    <w:rsid w:val="00361F25"/>
    <w:rsid w:val="003B56DA"/>
    <w:rsid w:val="003C35A0"/>
    <w:rsid w:val="003F5D7B"/>
    <w:rsid w:val="004315CF"/>
    <w:rsid w:val="00431646"/>
    <w:rsid w:val="00450D2E"/>
    <w:rsid w:val="004A7DE1"/>
    <w:rsid w:val="004C1AE6"/>
    <w:rsid w:val="004C431F"/>
    <w:rsid w:val="00563A61"/>
    <w:rsid w:val="00577ADD"/>
    <w:rsid w:val="005A1563"/>
    <w:rsid w:val="005C2876"/>
    <w:rsid w:val="005C48C5"/>
    <w:rsid w:val="005E4635"/>
    <w:rsid w:val="005F3432"/>
    <w:rsid w:val="0060076C"/>
    <w:rsid w:val="006061C0"/>
    <w:rsid w:val="00655828"/>
    <w:rsid w:val="006726B6"/>
    <w:rsid w:val="006910D9"/>
    <w:rsid w:val="00707033"/>
    <w:rsid w:val="0071343C"/>
    <w:rsid w:val="00724CCA"/>
    <w:rsid w:val="007815BF"/>
    <w:rsid w:val="0079240B"/>
    <w:rsid w:val="00814BD1"/>
    <w:rsid w:val="00946CF0"/>
    <w:rsid w:val="009848FC"/>
    <w:rsid w:val="009E07E5"/>
    <w:rsid w:val="00A22341"/>
    <w:rsid w:val="00A31791"/>
    <w:rsid w:val="00A6186B"/>
    <w:rsid w:val="00A85C4F"/>
    <w:rsid w:val="00A904D7"/>
    <w:rsid w:val="00AC69BA"/>
    <w:rsid w:val="00B1236C"/>
    <w:rsid w:val="00B50BC4"/>
    <w:rsid w:val="00B54153"/>
    <w:rsid w:val="00B54382"/>
    <w:rsid w:val="00B61AF8"/>
    <w:rsid w:val="00B75648"/>
    <w:rsid w:val="00B97427"/>
    <w:rsid w:val="00BB7244"/>
    <w:rsid w:val="00BF4D18"/>
    <w:rsid w:val="00BF7DA8"/>
    <w:rsid w:val="00C1703B"/>
    <w:rsid w:val="00C6675F"/>
    <w:rsid w:val="00C82720"/>
    <w:rsid w:val="00CA5C1F"/>
    <w:rsid w:val="00CE6F9A"/>
    <w:rsid w:val="00D12CE8"/>
    <w:rsid w:val="00D43B6A"/>
    <w:rsid w:val="00D72C1F"/>
    <w:rsid w:val="00D733D5"/>
    <w:rsid w:val="00D811CE"/>
    <w:rsid w:val="00D920A3"/>
    <w:rsid w:val="00DA61E1"/>
    <w:rsid w:val="00DB4628"/>
    <w:rsid w:val="00DC3749"/>
    <w:rsid w:val="00E45EE8"/>
    <w:rsid w:val="00E6336A"/>
    <w:rsid w:val="00E70A8B"/>
    <w:rsid w:val="00E828B8"/>
    <w:rsid w:val="00ED3F0F"/>
    <w:rsid w:val="00F44C44"/>
    <w:rsid w:val="00F629D4"/>
    <w:rsid w:val="00F83403"/>
    <w:rsid w:val="00FA3C35"/>
    <w:rsid w:val="00FD4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CED1B"/>
  <w15:chartTrackingRefBased/>
  <w15:docId w15:val="{CF907C3A-5906-4703-BD2E-D5AC48A43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50BC4"/>
    <w:pPr>
      <w:ind w:left="720"/>
      <w:contextualSpacing/>
    </w:pPr>
  </w:style>
  <w:style w:type="paragraph" w:styleId="Rvision">
    <w:name w:val="Revision"/>
    <w:hidden/>
    <w:uiPriority w:val="99"/>
    <w:semiHidden/>
    <w:rsid w:val="009E07E5"/>
    <w:pPr>
      <w:spacing w:after="0" w:line="240" w:lineRule="auto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206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2067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518</TotalTime>
  <Pages>11</Pages>
  <Words>1463</Words>
  <Characters>8052</Characters>
  <Application>Microsoft Office Word</Application>
  <DocSecurity>0</DocSecurity>
  <Lines>67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49</cp:revision>
  <cp:lastPrinted>2022-09-09T12:43:00Z</cp:lastPrinted>
  <dcterms:created xsi:type="dcterms:W3CDTF">2022-07-30T08:36:00Z</dcterms:created>
  <dcterms:modified xsi:type="dcterms:W3CDTF">2022-10-08T08:54:00Z</dcterms:modified>
</cp:coreProperties>
</file>