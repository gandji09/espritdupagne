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1EFFC3" w14:textId="77777777" w:rsidR="0012067D" w:rsidRPr="00563AEA" w:rsidRDefault="0012067D" w:rsidP="0012067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42A74DEB" wp14:editId="2F549F6E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1" name="Image 1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4646C3B1" w14:textId="77777777" w:rsidR="0012067D" w:rsidRPr="00563AEA" w:rsidRDefault="0012067D" w:rsidP="0012067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23CE2DB3" w14:textId="0EC49602" w:rsidR="0012067D" w:rsidRPr="00563AEA" w:rsidRDefault="005E4635" w:rsidP="0012067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="0012067D"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="0012067D"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3C059B2E" w14:textId="6734CE98" w:rsidR="0012067D" w:rsidRPr="0012067D" w:rsidRDefault="0012067D" w:rsidP="001206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44610A1D" w14:textId="3F561345" w:rsidR="00247EBD" w:rsidRPr="003C35A0" w:rsidRDefault="00946CF0">
      <w:pPr>
        <w:jc w:val="right"/>
        <w:rPr>
          <w:rFonts w:ascii="Bookman Old Style" w:hAnsi="Bookman Old Style"/>
          <w:sz w:val="24"/>
          <w:rPrChange w:id="0" w:author="TOSHIBA" w:date="2022-08-05T12:43:00Z">
            <w:rPr/>
          </w:rPrChange>
        </w:rPr>
        <w:pPrChange w:id="1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2" w:author="TOSHIBA" w:date="2022-08-05T12:43:00Z">
            <w:rPr/>
          </w:rPrChange>
        </w:rPr>
        <w:t xml:space="preserve">Lundi, </w:t>
      </w:r>
      <w:del w:id="3" w:author="TOSHIBA" w:date="2022-08-05T12:43:00Z">
        <w:r w:rsidR="00577ADD">
          <w:delText>8</w:delText>
        </w:r>
      </w:del>
      <w:ins w:id="4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1</w:t>
        </w:r>
        <w:r w:rsidRPr="003C35A0">
          <w:rPr>
            <w:rFonts w:ascii="Bookman Old Style" w:hAnsi="Bookman Old Style"/>
            <w:sz w:val="24"/>
            <w:szCs w:val="24"/>
            <w:vertAlign w:val="superscript"/>
          </w:rPr>
          <w:t>er</w:t>
        </w:r>
      </w:ins>
      <w:r w:rsidRPr="003C35A0">
        <w:rPr>
          <w:rFonts w:ascii="Bookman Old Style" w:hAnsi="Bookman Old Style"/>
          <w:sz w:val="24"/>
          <w:rPrChange w:id="5" w:author="TOSHIBA" w:date="2022-08-05T12:43:00Z">
            <w:rPr/>
          </w:rPrChange>
        </w:rPr>
        <w:t xml:space="preserve"> Août 2022</w:t>
      </w:r>
    </w:p>
    <w:p w14:paraId="0C1F5652" w14:textId="77887DA7" w:rsidR="003C35A0" w:rsidRPr="00315EDF" w:rsidRDefault="00946CF0">
      <w:pPr>
        <w:rPr>
          <w:ins w:id="6" w:author="TOSHIBA" w:date="2022-08-05T12:43:00Z"/>
          <w:rFonts w:ascii="Bookman Old Style" w:hAnsi="Bookman Old Style"/>
          <w:sz w:val="24"/>
        </w:rPr>
      </w:pPr>
      <w:r w:rsidRPr="003C35A0">
        <w:rPr>
          <w:rFonts w:ascii="Bookman Old Style" w:hAnsi="Bookman Old Style"/>
          <w:sz w:val="24"/>
          <w:rPrChange w:id="7" w:author="TOSHIBA" w:date="2022-08-05T12:43:00Z">
            <w:rPr/>
          </w:rPrChange>
        </w:rPr>
        <w:t xml:space="preserve">Nom et Prénoms : </w:t>
      </w:r>
      <w:del w:id="8" w:author="TOSHIBA" w:date="2022-08-05T12:43:00Z">
        <w:r w:rsidR="00577ADD">
          <w:delText>………………………………………………………………………………………………………………………………..</w:delText>
        </w:r>
      </w:del>
      <w:ins w:id="9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 w:rsidR="003C35A0">
          <w:rPr>
            <w:rFonts w:ascii="Bookman Old Style" w:hAnsi="Bookman Old Style"/>
            <w:sz w:val="24"/>
            <w:szCs w:val="24"/>
          </w:rPr>
          <w:t>…..</w:t>
        </w:r>
      </w:ins>
      <w:del w:id="10" w:author="TOSHIBA" w:date="2022-08-05T12:43:00Z">
        <w:r w:rsidR="00577ADD">
          <w:delText>DEVOIR</w:delText>
        </w:r>
      </w:del>
    </w:p>
    <w:p w14:paraId="3C711116" w14:textId="1942FDE9" w:rsidR="00577ADD" w:rsidRDefault="00133EAD">
      <w:pPr>
        <w:rPr>
          <w:del w:id="11" w:author="TOSHIBA" w:date="2022-08-05T12:43:00Z"/>
        </w:rPr>
      </w:pPr>
      <w:ins w:id="12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>Devoir</w:t>
        </w:r>
      </w:ins>
      <w:r w:rsidRPr="003C35A0">
        <w:rPr>
          <w:rFonts w:ascii="Bookman Old Style" w:hAnsi="Bookman Old Style"/>
          <w:b/>
          <w:sz w:val="28"/>
          <w:rPrChange w:id="13" w:author="TOSHIBA" w:date="2022-08-05T12:43:00Z">
            <w:rPr/>
          </w:rPrChange>
        </w:rPr>
        <w:t xml:space="preserve"> N</w:t>
      </w:r>
      <w:r w:rsidR="009848FC" w:rsidRPr="00FD4712">
        <w:rPr>
          <w:rFonts w:ascii="Bookman Old Style" w:hAnsi="Bookman Old Style"/>
          <w:b/>
          <w:bCs/>
          <w:sz w:val="28"/>
          <w:szCs w:val="28"/>
        </w:rPr>
        <w:t>°</w:t>
      </w:r>
      <w:del w:id="14" w:author="TOSHIBA" w:date="2022-08-05T12:43:00Z">
        <w:r w:rsidR="00577ADD">
          <w:delText xml:space="preserve">° </w:delText>
        </w:r>
      </w:del>
      <w:r w:rsidRPr="003C35A0">
        <w:rPr>
          <w:rFonts w:ascii="Bookman Old Style" w:hAnsi="Bookman Old Style"/>
          <w:b/>
          <w:sz w:val="28"/>
          <w:rPrChange w:id="15" w:author="TOSHIBA" w:date="2022-08-05T12:43:00Z">
            <w:rPr/>
          </w:rPrChange>
        </w:rPr>
        <w:t>2</w:t>
      </w:r>
      <w:del w:id="16" w:author="TOSHIBA" w:date="2022-08-05T12:43:00Z">
        <w:r w:rsidR="00577ADD">
          <w:delText>/ NIVEAU 3</w:delText>
        </w:r>
        <w:r w:rsidR="00577ADD">
          <w:tab/>
        </w:r>
        <w:r w:rsidR="00577ADD">
          <w:tab/>
        </w:r>
        <w:r w:rsidR="00577ADD">
          <w:tab/>
        </w:r>
      </w:del>
    </w:p>
    <w:p w14:paraId="6B2C7344" w14:textId="71B9341C" w:rsidR="00133EAD" w:rsidRPr="003C35A0" w:rsidRDefault="00577ADD">
      <w:pPr>
        <w:rPr>
          <w:rFonts w:ascii="Bookman Old Style" w:hAnsi="Bookman Old Style"/>
          <w:b/>
          <w:sz w:val="28"/>
          <w:rPrChange w:id="17" w:author="TOSHIBA" w:date="2022-08-05T12:43:00Z">
            <w:rPr/>
          </w:rPrChange>
        </w:rPr>
      </w:pPr>
      <w:del w:id="18" w:author="TOSHIBA" w:date="2022-08-05T12:43:00Z">
        <w:r>
          <w:delText xml:space="preserve">EPREUVES THEORIQUES </w:delText>
        </w:r>
        <w:r>
          <w:tab/>
          <w:delText>DUREE</w:delText>
        </w:r>
      </w:del>
      <w:ins w:id="19" w:author="TOSHIBA" w:date="2022-08-05T12:43:00Z">
        <w:r w:rsidR="00133EAD"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Epreuves </w:t>
        </w:r>
        <w:r w:rsidR="00B50BC4" w:rsidRPr="003C35A0">
          <w:rPr>
            <w:rFonts w:ascii="Bookman Old Style" w:hAnsi="Bookman Old Style"/>
            <w:b/>
            <w:bCs/>
            <w:sz w:val="28"/>
            <w:szCs w:val="28"/>
          </w:rPr>
          <w:t>Théoriques - Durée</w:t>
        </w:r>
      </w:ins>
      <w:r w:rsidR="00B50BC4" w:rsidRPr="003C35A0">
        <w:rPr>
          <w:rFonts w:ascii="Bookman Old Style" w:hAnsi="Bookman Old Style"/>
          <w:b/>
          <w:sz w:val="28"/>
          <w:rPrChange w:id="20" w:author="TOSHIBA" w:date="2022-08-05T12:43:00Z">
            <w:rPr/>
          </w:rPrChange>
        </w:rPr>
        <w:t xml:space="preserve"> : 2 </w:t>
      </w:r>
      <w:del w:id="21" w:author="TOSHIBA" w:date="2022-08-05T12:43:00Z">
        <w:r>
          <w:delText>Heures</w:delText>
        </w:r>
      </w:del>
      <w:ins w:id="22" w:author="TOSHIBA" w:date="2022-08-05T12:43:00Z">
        <w:r w:rsidR="00B50BC4" w:rsidRPr="003C35A0">
          <w:rPr>
            <w:rFonts w:ascii="Bookman Old Style" w:hAnsi="Bookman Old Style"/>
            <w:b/>
            <w:bCs/>
            <w:sz w:val="28"/>
            <w:szCs w:val="28"/>
          </w:rPr>
          <w:t>heures</w:t>
        </w:r>
      </w:ins>
    </w:p>
    <w:p w14:paraId="3FE6784B" w14:textId="3F1F75B2" w:rsidR="00B50BC4" w:rsidRPr="003C35A0" w:rsidRDefault="00B50BC4" w:rsidP="00B50BC4">
      <w:pPr>
        <w:pStyle w:val="Paragraphedeliste"/>
        <w:numPr>
          <w:ilvl w:val="0"/>
          <w:numId w:val="1"/>
        </w:numPr>
        <w:rPr>
          <w:ins w:id="23" w:author="TOSHIBA" w:date="2022-08-05T12:43:00Z"/>
          <w:rFonts w:ascii="Bookman Old Style" w:hAnsi="Bookman Old Style"/>
          <w:sz w:val="24"/>
          <w:szCs w:val="24"/>
        </w:rPr>
      </w:pPr>
      <w:ins w:id="24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 xml:space="preserve">Réaliser le tracé de base du Camisole à manche Raglan en miniature selon les mesures ci-après : </w:t>
        </w:r>
        <w:r w:rsidR="001A3857" w:rsidRPr="003C35A0">
          <w:rPr>
            <w:rFonts w:ascii="Bookman Old Style" w:hAnsi="Bookman Old Style"/>
            <w:sz w:val="24"/>
            <w:szCs w:val="24"/>
          </w:rPr>
          <w:t xml:space="preserve">TE 36 ; TP 94 ; TB : 102 ; LM 22 ; TM 32 ; TT </w:t>
        </w:r>
        <w:r w:rsidR="00275C8E" w:rsidRPr="003C35A0">
          <w:rPr>
            <w:rFonts w:ascii="Bookman Old Style" w:hAnsi="Bookman Old Style"/>
            <w:sz w:val="24"/>
            <w:szCs w:val="24"/>
          </w:rPr>
          <w:t>86</w:t>
        </w:r>
        <w:r w:rsidR="001A3857" w:rsidRPr="003C35A0">
          <w:rPr>
            <w:rFonts w:ascii="Bookman Old Style" w:hAnsi="Bookman Old Style"/>
            <w:sz w:val="24"/>
            <w:szCs w:val="24"/>
          </w:rPr>
          <w:t> ; HP 25</w:t>
        </w:r>
        <w:r w:rsidR="00275C8E" w:rsidRPr="003C35A0">
          <w:rPr>
            <w:rFonts w:ascii="Bookman Old Style" w:hAnsi="Bookman Old Style"/>
            <w:sz w:val="24"/>
            <w:szCs w:val="24"/>
          </w:rPr>
          <w:t xml:space="preserve"> ; LTD 48 ; LTD 40 ; ES 20 ; LC </w:t>
        </w:r>
        <w:r w:rsidR="00360393" w:rsidRPr="003C35A0">
          <w:rPr>
            <w:rFonts w:ascii="Bookman Old Style" w:hAnsi="Bookman Old Style"/>
            <w:sz w:val="24"/>
            <w:szCs w:val="24"/>
          </w:rPr>
          <w:t xml:space="preserve"> 60 ; DOS 20</w:t>
        </w:r>
        <w:r w:rsidR="00D920A3" w:rsidRPr="003C35A0">
          <w:rPr>
            <w:rFonts w:ascii="Bookman Old Style" w:hAnsi="Bookman Old Style"/>
            <w:sz w:val="24"/>
            <w:szCs w:val="24"/>
          </w:rPr>
          <w:t>.</w:t>
        </w:r>
      </w:ins>
    </w:p>
    <w:p w14:paraId="34F314FE" w14:textId="6786358D" w:rsidR="00D920A3" w:rsidRPr="003C35A0" w:rsidRDefault="00D920A3" w:rsidP="00B50BC4">
      <w:pPr>
        <w:pStyle w:val="Paragraphedeliste"/>
        <w:numPr>
          <w:ilvl w:val="0"/>
          <w:numId w:val="1"/>
        </w:numPr>
        <w:rPr>
          <w:ins w:id="25" w:author="TOSHIBA" w:date="2022-08-05T12:43:00Z"/>
          <w:rFonts w:ascii="Bookman Old Style" w:hAnsi="Bookman Old Style"/>
          <w:sz w:val="24"/>
          <w:szCs w:val="24"/>
        </w:rPr>
      </w:pPr>
      <w:ins w:id="26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Le Corsage à manche raglan est coupé en combien de pièces ?</w:t>
        </w:r>
      </w:ins>
    </w:p>
    <w:p w14:paraId="22C14FC5" w14:textId="63D3D24D" w:rsidR="00D920A3" w:rsidRPr="003C35A0" w:rsidRDefault="00D920A3" w:rsidP="00B50BC4">
      <w:pPr>
        <w:pStyle w:val="Paragraphedeliste"/>
        <w:numPr>
          <w:ilvl w:val="0"/>
          <w:numId w:val="1"/>
        </w:numPr>
        <w:rPr>
          <w:ins w:id="27" w:author="TOSHIBA" w:date="2022-08-05T12:43:00Z"/>
          <w:rFonts w:ascii="Bookman Old Style" w:hAnsi="Bookman Old Style"/>
          <w:sz w:val="24"/>
          <w:szCs w:val="24"/>
        </w:rPr>
      </w:pPr>
      <w:ins w:id="28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La Camisole à manche ballon est coupée en de pièces ?</w:t>
        </w:r>
      </w:ins>
    </w:p>
    <w:p w14:paraId="5037D24D" w14:textId="33F4A8D0" w:rsidR="00D920A3" w:rsidRPr="003C35A0" w:rsidRDefault="00D920A3" w:rsidP="00B50BC4">
      <w:pPr>
        <w:pStyle w:val="Paragraphedeliste"/>
        <w:numPr>
          <w:ilvl w:val="0"/>
          <w:numId w:val="1"/>
        </w:numPr>
        <w:rPr>
          <w:ins w:id="29" w:author="TOSHIBA" w:date="2022-08-05T12:43:00Z"/>
          <w:rFonts w:ascii="Bookman Old Style" w:hAnsi="Bookman Old Style"/>
          <w:sz w:val="24"/>
          <w:szCs w:val="24"/>
        </w:rPr>
      </w:pPr>
      <w:ins w:id="30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Donnez la fonction technique du Corsage à manche raglan</w:t>
        </w:r>
      </w:ins>
    </w:p>
    <w:p w14:paraId="4BFD0310" w14:textId="29D360BE" w:rsidR="00D920A3" w:rsidRPr="003C35A0" w:rsidRDefault="00D920A3" w:rsidP="00B50BC4">
      <w:pPr>
        <w:pStyle w:val="Paragraphedeliste"/>
        <w:numPr>
          <w:ilvl w:val="0"/>
          <w:numId w:val="1"/>
        </w:numPr>
        <w:rPr>
          <w:ins w:id="31" w:author="TOSHIBA" w:date="2022-08-05T12:43:00Z"/>
          <w:rFonts w:ascii="Bookman Old Style" w:hAnsi="Bookman Old Style"/>
          <w:sz w:val="24"/>
          <w:szCs w:val="24"/>
        </w:rPr>
      </w:pPr>
      <w:ins w:id="32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Réaliser le tracé de base de la Languette du Pantalon sans plis dont le Bassin est 106.</w:t>
        </w:r>
      </w:ins>
    </w:p>
    <w:p w14:paraId="625181E9" w14:textId="7E5DF536" w:rsidR="00B50BC4" w:rsidRDefault="00B50BC4"/>
    <w:p w14:paraId="604DC04C" w14:textId="77777777" w:rsidR="00167420" w:rsidRDefault="00167420"/>
    <w:p w14:paraId="21D7138E" w14:textId="77777777" w:rsidR="00167420" w:rsidRDefault="00167420"/>
    <w:p w14:paraId="5315F04C" w14:textId="77777777" w:rsidR="00167420" w:rsidRDefault="00167420"/>
    <w:p w14:paraId="0BB078EA" w14:textId="77777777" w:rsidR="00167420" w:rsidRDefault="00167420"/>
    <w:p w14:paraId="0C1B72AA" w14:textId="77777777" w:rsidR="00167420" w:rsidRDefault="00167420"/>
    <w:p w14:paraId="140AAC71" w14:textId="77777777" w:rsidR="00167420" w:rsidRDefault="00167420"/>
    <w:p w14:paraId="788625DE" w14:textId="77777777" w:rsidR="00167420" w:rsidRDefault="00167420"/>
    <w:p w14:paraId="4D67A60A" w14:textId="77777777" w:rsidR="00167420" w:rsidRDefault="00167420"/>
    <w:p w14:paraId="1C59B928" w14:textId="77777777" w:rsidR="00167420" w:rsidRDefault="00167420"/>
    <w:p w14:paraId="3921001C" w14:textId="77777777" w:rsidR="00167420" w:rsidRDefault="00167420"/>
    <w:p w14:paraId="420DFE13" w14:textId="77777777" w:rsidR="00167420" w:rsidRDefault="00167420"/>
    <w:p w14:paraId="2DD8F8D1" w14:textId="77777777" w:rsidR="00167420" w:rsidRDefault="00167420"/>
    <w:p w14:paraId="77CE4290" w14:textId="77777777" w:rsidR="00167420" w:rsidRDefault="00167420"/>
    <w:p w14:paraId="3EDC89F2" w14:textId="77777777" w:rsidR="00167420" w:rsidRDefault="00167420"/>
    <w:p w14:paraId="2DA4D7AA" w14:textId="77777777" w:rsidR="00167420" w:rsidRDefault="00167420"/>
    <w:p w14:paraId="545B9F80" w14:textId="77777777" w:rsidR="00180653" w:rsidRDefault="00180653">
      <w:pPr>
        <w:rPr>
          <w:ins w:id="33" w:author="TOSHIBA" w:date="2022-08-05T12:43:00Z"/>
        </w:rPr>
      </w:pPr>
    </w:p>
    <w:p w14:paraId="75950DCD" w14:textId="77777777" w:rsidR="003C35A0" w:rsidRDefault="003C35A0"/>
    <w:p w14:paraId="08158D9C" w14:textId="77777777" w:rsidR="00B10545" w:rsidRDefault="00B10545"/>
    <w:p w14:paraId="3DE646B4" w14:textId="77777777" w:rsidR="00B10545" w:rsidRDefault="00B10545"/>
    <w:p w14:paraId="46334799" w14:textId="77777777" w:rsidR="00B10545" w:rsidRDefault="00B10545"/>
    <w:p w14:paraId="384E9B1D" w14:textId="77777777" w:rsidR="00B10545" w:rsidRDefault="00B10545">
      <w:pPr>
        <w:rPr>
          <w:ins w:id="34" w:author="TOSHIBA" w:date="2022-08-05T12:43:00Z"/>
        </w:rPr>
      </w:pPr>
    </w:p>
    <w:p w14:paraId="27F26AED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5" w:name="_Hlk110072466"/>
      <w:r>
        <w:rPr>
          <w:noProof/>
          <w:lang w:eastAsia="fr-FR"/>
        </w:rPr>
        <w:lastRenderedPageBreak/>
        <w:drawing>
          <wp:anchor distT="0" distB="0" distL="114300" distR="114300" simplePos="0" relativeHeight="251669504" behindDoc="0" locked="0" layoutInCell="1" allowOverlap="1" wp14:anchorId="5EE05DB1" wp14:editId="60773D98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6" name="Image 6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19FCDB98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1481135D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36D092A7" w14:textId="77777777" w:rsidR="00167420" w:rsidRPr="0012067D" w:rsidRDefault="00167420" w:rsidP="00167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7A96EF86" w14:textId="77777777" w:rsidR="00167420" w:rsidRPr="003C35A0" w:rsidRDefault="00167420">
      <w:pPr>
        <w:jc w:val="right"/>
        <w:rPr>
          <w:rFonts w:ascii="Bookman Old Style" w:hAnsi="Bookman Old Style"/>
          <w:sz w:val="24"/>
          <w:rPrChange w:id="36" w:author="TOSHIBA" w:date="2022-08-05T12:43:00Z">
            <w:rPr/>
          </w:rPrChange>
        </w:rPr>
        <w:pPrChange w:id="37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38" w:author="TOSHIBA" w:date="2022-08-05T12:43:00Z">
            <w:rPr/>
          </w:rPrChange>
        </w:rPr>
        <w:t xml:space="preserve">Lundi, </w:t>
      </w:r>
      <w:del w:id="39" w:author="TOSHIBA" w:date="2022-08-05T12:43:00Z">
        <w:r>
          <w:delText>8</w:delText>
        </w:r>
      </w:del>
      <w:ins w:id="40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1</w:t>
        </w:r>
        <w:r w:rsidRPr="003C35A0">
          <w:rPr>
            <w:rFonts w:ascii="Bookman Old Style" w:hAnsi="Bookman Old Style"/>
            <w:sz w:val="24"/>
            <w:szCs w:val="24"/>
            <w:vertAlign w:val="superscript"/>
          </w:rPr>
          <w:t>er</w:t>
        </w:r>
      </w:ins>
      <w:r w:rsidRPr="003C35A0">
        <w:rPr>
          <w:rFonts w:ascii="Bookman Old Style" w:hAnsi="Bookman Old Style"/>
          <w:sz w:val="24"/>
          <w:rPrChange w:id="41" w:author="TOSHIBA" w:date="2022-08-05T12:43:00Z">
            <w:rPr/>
          </w:rPrChange>
        </w:rPr>
        <w:t xml:space="preserve"> Août 2022</w:t>
      </w:r>
    </w:p>
    <w:p w14:paraId="118C4ED3" w14:textId="4E283510" w:rsidR="003C35A0" w:rsidRPr="00315EDF" w:rsidRDefault="00167420" w:rsidP="003C35A0">
      <w:pPr>
        <w:rPr>
          <w:ins w:id="42" w:author="TOSHIBA" w:date="2022-08-05T12:43:00Z"/>
          <w:rFonts w:ascii="Bookman Old Style" w:hAnsi="Bookman Old Style"/>
          <w:sz w:val="24"/>
        </w:rPr>
      </w:pPr>
      <w:r w:rsidRPr="003C35A0">
        <w:rPr>
          <w:rFonts w:ascii="Bookman Old Style" w:hAnsi="Bookman Old Style"/>
          <w:sz w:val="24"/>
          <w:rPrChange w:id="43" w:author="TOSHIBA" w:date="2022-08-05T12:43:00Z">
            <w:rPr/>
          </w:rPrChange>
        </w:rPr>
        <w:t xml:space="preserve">Nom et Prénoms : </w:t>
      </w:r>
      <w:del w:id="44" w:author="TOSHIBA" w:date="2022-08-05T12:43:00Z">
        <w:r>
          <w:delText>………………………………………………………………………………………………………………………………..</w:delText>
        </w:r>
      </w:del>
      <w:ins w:id="45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>
          <w:rPr>
            <w:rFonts w:ascii="Bookman Old Style" w:hAnsi="Bookman Old Style"/>
            <w:sz w:val="24"/>
            <w:szCs w:val="24"/>
          </w:rPr>
          <w:t>…..</w:t>
        </w:r>
      </w:ins>
    </w:p>
    <w:p w14:paraId="4EB8B83D" w14:textId="1EE02D9F" w:rsidR="003C35A0" w:rsidRPr="003C35A0" w:rsidRDefault="003C35A0" w:rsidP="003C35A0">
      <w:pPr>
        <w:rPr>
          <w:ins w:id="46" w:author="TOSHIBA" w:date="2022-08-05T12:43:00Z"/>
          <w:rFonts w:ascii="Bookman Old Style" w:hAnsi="Bookman Old Style"/>
          <w:b/>
          <w:bCs/>
          <w:sz w:val="28"/>
          <w:szCs w:val="28"/>
        </w:rPr>
      </w:pPr>
      <w:ins w:id="47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>Devoir N</w:t>
        </w:r>
      </w:ins>
      <w:r w:rsidR="009848FC" w:rsidRPr="00FD4712">
        <w:rPr>
          <w:rFonts w:ascii="Bookman Old Style" w:hAnsi="Bookman Old Style"/>
          <w:b/>
          <w:bCs/>
          <w:sz w:val="28"/>
          <w:szCs w:val="28"/>
        </w:rPr>
        <w:t>°</w:t>
      </w:r>
      <w:ins w:id="48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>2 Epreuves Théoriques - Durée : 2 heures</w:t>
        </w:r>
      </w:ins>
    </w:p>
    <w:p w14:paraId="1F80CFDB" w14:textId="0A681B24" w:rsidR="003C35A0" w:rsidRPr="003C35A0" w:rsidRDefault="003C35A0" w:rsidP="003C35A0">
      <w:pPr>
        <w:pStyle w:val="Paragraphedeliste"/>
        <w:numPr>
          <w:ilvl w:val="0"/>
          <w:numId w:val="3"/>
        </w:numPr>
        <w:rPr>
          <w:ins w:id="49" w:author="TOSHIBA" w:date="2022-08-05T12:43:00Z"/>
          <w:rFonts w:ascii="Bookman Old Style" w:hAnsi="Bookman Old Style"/>
          <w:sz w:val="24"/>
          <w:szCs w:val="24"/>
        </w:rPr>
      </w:pPr>
      <w:bookmarkStart w:id="50" w:name="_Hlk110072982"/>
      <w:bookmarkEnd w:id="35"/>
      <w:ins w:id="51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Réaliser le tracé de base du Camisole à manche Raglan en miniature selon les mesures ci-après : TE 36 ; TP 94 ; TB : 102 ; LM 22 ; TM 32 ; TT 86 ; HP 25 ; LTD 48 ; LTD 40 ; ES 20 ; LC  60 ; DOS 20.</w:t>
        </w:r>
      </w:ins>
    </w:p>
    <w:bookmarkEnd w:id="50"/>
    <w:p w14:paraId="2BB2DA47" w14:textId="77777777" w:rsidR="003C35A0" w:rsidRPr="003C35A0" w:rsidRDefault="003C35A0" w:rsidP="003C35A0">
      <w:pPr>
        <w:pStyle w:val="Paragraphedeliste"/>
        <w:numPr>
          <w:ilvl w:val="0"/>
          <w:numId w:val="3"/>
        </w:numPr>
        <w:rPr>
          <w:ins w:id="52" w:author="TOSHIBA" w:date="2022-08-05T12:43:00Z"/>
          <w:rFonts w:ascii="Bookman Old Style" w:hAnsi="Bookman Old Style"/>
          <w:sz w:val="24"/>
          <w:szCs w:val="24"/>
        </w:rPr>
      </w:pPr>
      <w:ins w:id="53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Le Corsage à manche raglan est coupé en combien de pièces ?</w:t>
        </w:r>
      </w:ins>
    </w:p>
    <w:p w14:paraId="4B325343" w14:textId="663434CC" w:rsidR="000F381D" w:rsidRPr="000F381D" w:rsidRDefault="003C35A0" w:rsidP="000F381D">
      <w:pPr>
        <w:pStyle w:val="Paragraphedeliste"/>
        <w:numPr>
          <w:ilvl w:val="0"/>
          <w:numId w:val="3"/>
        </w:numPr>
        <w:rPr>
          <w:ins w:id="54" w:author="TOSHIBA" w:date="2022-08-05T12:43:00Z"/>
          <w:rFonts w:ascii="Bookman Old Style" w:hAnsi="Bookman Old Style"/>
          <w:sz w:val="24"/>
          <w:szCs w:val="24"/>
        </w:rPr>
      </w:pPr>
      <w:ins w:id="55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La Camisole à manche ballon est coupée en de pièces ?</w:t>
        </w:r>
      </w:ins>
    </w:p>
    <w:p w14:paraId="6E6FB8F9" w14:textId="77777777" w:rsidR="003C35A0" w:rsidRPr="003C35A0" w:rsidRDefault="003C35A0" w:rsidP="003C35A0">
      <w:pPr>
        <w:pStyle w:val="Paragraphedeliste"/>
        <w:numPr>
          <w:ilvl w:val="0"/>
          <w:numId w:val="3"/>
        </w:numPr>
        <w:rPr>
          <w:ins w:id="56" w:author="TOSHIBA" w:date="2022-08-05T12:43:00Z"/>
          <w:rFonts w:ascii="Bookman Old Style" w:hAnsi="Bookman Old Style"/>
          <w:sz w:val="24"/>
          <w:szCs w:val="24"/>
        </w:rPr>
      </w:pPr>
      <w:ins w:id="57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Donnez la fonction technique du Corsage à manche raglan</w:t>
        </w:r>
      </w:ins>
    </w:p>
    <w:p w14:paraId="4F180871" w14:textId="77777777" w:rsidR="003C35A0" w:rsidRPr="003C35A0" w:rsidRDefault="003C35A0" w:rsidP="003C35A0">
      <w:pPr>
        <w:pStyle w:val="Paragraphedeliste"/>
        <w:numPr>
          <w:ilvl w:val="0"/>
          <w:numId w:val="3"/>
        </w:numPr>
        <w:rPr>
          <w:ins w:id="58" w:author="TOSHIBA" w:date="2022-08-05T12:43:00Z"/>
          <w:rFonts w:ascii="Bookman Old Style" w:hAnsi="Bookman Old Style"/>
          <w:sz w:val="24"/>
          <w:szCs w:val="24"/>
        </w:rPr>
      </w:pPr>
      <w:ins w:id="59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Réaliser le tracé de base de la Languette du Pantalon sans plis dont le Bassin est 106.</w:t>
        </w:r>
      </w:ins>
    </w:p>
    <w:p w14:paraId="7782E99A" w14:textId="02EBAA55" w:rsidR="003C35A0" w:rsidRDefault="003C35A0"/>
    <w:p w14:paraId="5982D871" w14:textId="77777777" w:rsidR="00167420" w:rsidRDefault="00167420"/>
    <w:p w14:paraId="0BB65A4B" w14:textId="77777777" w:rsidR="00167420" w:rsidRDefault="00167420"/>
    <w:p w14:paraId="6DB2B0A8" w14:textId="77777777" w:rsidR="00167420" w:rsidRDefault="00167420"/>
    <w:p w14:paraId="7B300CD2" w14:textId="77777777" w:rsidR="00167420" w:rsidRDefault="00167420"/>
    <w:p w14:paraId="7D68D4CA" w14:textId="77777777" w:rsidR="00167420" w:rsidRDefault="00167420"/>
    <w:p w14:paraId="39B83701" w14:textId="77777777" w:rsidR="00167420" w:rsidRDefault="00167420"/>
    <w:p w14:paraId="6B22F14F" w14:textId="77777777" w:rsidR="00167420" w:rsidRDefault="00167420"/>
    <w:p w14:paraId="36905CA2" w14:textId="77777777" w:rsidR="00167420" w:rsidRDefault="00167420"/>
    <w:p w14:paraId="5B3E9348" w14:textId="77777777" w:rsidR="00167420" w:rsidRDefault="00167420"/>
    <w:p w14:paraId="0AA52898" w14:textId="77777777" w:rsidR="00167420" w:rsidRDefault="00167420"/>
    <w:p w14:paraId="7D131739" w14:textId="77777777" w:rsidR="00167420" w:rsidRDefault="00167420"/>
    <w:p w14:paraId="3A0B30A3" w14:textId="77777777" w:rsidR="00167420" w:rsidRDefault="00167420"/>
    <w:p w14:paraId="4F8E95F3" w14:textId="77777777" w:rsidR="00167420" w:rsidRDefault="00167420"/>
    <w:p w14:paraId="2C1B68F0" w14:textId="77777777" w:rsidR="00167420" w:rsidRDefault="00167420"/>
    <w:p w14:paraId="01A39F88" w14:textId="77777777" w:rsidR="00167420" w:rsidRDefault="00167420"/>
    <w:p w14:paraId="40C3F824" w14:textId="77777777" w:rsidR="00655828" w:rsidRDefault="00655828"/>
    <w:p w14:paraId="3AA17BE8" w14:textId="77777777" w:rsidR="00B10545" w:rsidRDefault="00B10545"/>
    <w:p w14:paraId="59C4E3AC" w14:textId="77777777" w:rsidR="00B10545" w:rsidRDefault="00B10545"/>
    <w:p w14:paraId="715F2422" w14:textId="77777777" w:rsidR="00B10545" w:rsidRDefault="00B10545"/>
    <w:p w14:paraId="69FA26B5" w14:textId="77777777" w:rsidR="00B10545" w:rsidRDefault="00B10545"/>
    <w:p w14:paraId="32609BAB" w14:textId="77777777" w:rsidR="00167420" w:rsidRDefault="00167420">
      <w:pPr>
        <w:rPr>
          <w:ins w:id="60" w:author="TOSHIBA" w:date="2022-08-05T12:43:00Z"/>
        </w:rPr>
      </w:pPr>
    </w:p>
    <w:p w14:paraId="3F40B9E6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61" w:name="_Hlk110073189"/>
      <w:r>
        <w:rPr>
          <w:noProof/>
          <w:lang w:eastAsia="fr-FR"/>
        </w:rPr>
        <w:drawing>
          <wp:anchor distT="0" distB="0" distL="114300" distR="114300" simplePos="0" relativeHeight="251671552" behindDoc="0" locked="0" layoutInCell="1" allowOverlap="1" wp14:anchorId="3738131D" wp14:editId="7D421E3E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7" name="Image 7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31289109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7C50CFFF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43485FA6" w14:textId="77777777" w:rsidR="00167420" w:rsidRPr="0012067D" w:rsidRDefault="00167420" w:rsidP="00167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4A8A4071" w14:textId="77777777" w:rsidR="00167420" w:rsidRPr="003C35A0" w:rsidRDefault="00167420">
      <w:pPr>
        <w:jc w:val="right"/>
        <w:rPr>
          <w:rFonts w:ascii="Bookman Old Style" w:hAnsi="Bookman Old Style"/>
          <w:sz w:val="24"/>
          <w:rPrChange w:id="62" w:author="TOSHIBA" w:date="2022-08-05T12:43:00Z">
            <w:rPr/>
          </w:rPrChange>
        </w:rPr>
        <w:pPrChange w:id="63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64" w:author="TOSHIBA" w:date="2022-08-05T12:43:00Z">
            <w:rPr/>
          </w:rPrChange>
        </w:rPr>
        <w:t xml:space="preserve">Lundi, </w:t>
      </w:r>
      <w:del w:id="65" w:author="TOSHIBA" w:date="2022-08-05T12:43:00Z">
        <w:r>
          <w:delText>8</w:delText>
        </w:r>
      </w:del>
      <w:ins w:id="66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1</w:t>
        </w:r>
        <w:r w:rsidRPr="003C35A0">
          <w:rPr>
            <w:rFonts w:ascii="Bookman Old Style" w:hAnsi="Bookman Old Style"/>
            <w:sz w:val="24"/>
            <w:szCs w:val="24"/>
            <w:vertAlign w:val="superscript"/>
          </w:rPr>
          <w:t>er</w:t>
        </w:r>
      </w:ins>
      <w:r w:rsidRPr="003C35A0">
        <w:rPr>
          <w:rFonts w:ascii="Bookman Old Style" w:hAnsi="Bookman Old Style"/>
          <w:sz w:val="24"/>
          <w:rPrChange w:id="67" w:author="TOSHIBA" w:date="2022-08-05T12:43:00Z">
            <w:rPr/>
          </w:rPrChange>
        </w:rPr>
        <w:t xml:space="preserve"> Août 2022</w:t>
      </w:r>
    </w:p>
    <w:p w14:paraId="5D258E54" w14:textId="295572F7" w:rsidR="006910D9" w:rsidRPr="00315EDF" w:rsidRDefault="00167420" w:rsidP="006910D9">
      <w:pPr>
        <w:rPr>
          <w:ins w:id="68" w:author="TOSHIBA" w:date="2022-08-05T12:43:00Z"/>
          <w:rFonts w:ascii="Bookman Old Style" w:hAnsi="Bookman Old Style"/>
          <w:sz w:val="24"/>
        </w:rPr>
      </w:pPr>
      <w:r w:rsidRPr="003C35A0">
        <w:rPr>
          <w:rFonts w:ascii="Bookman Old Style" w:hAnsi="Bookman Old Style"/>
          <w:sz w:val="24"/>
          <w:rPrChange w:id="69" w:author="TOSHIBA" w:date="2022-08-05T12:43:00Z">
            <w:rPr/>
          </w:rPrChange>
        </w:rPr>
        <w:t xml:space="preserve">Nom et Prénoms : </w:t>
      </w:r>
      <w:del w:id="70" w:author="TOSHIBA" w:date="2022-08-05T12:43:00Z">
        <w:r>
          <w:delText>………………………………………………………………………………………………………………………………..</w:delText>
        </w:r>
      </w:del>
      <w:ins w:id="71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>
          <w:rPr>
            <w:rFonts w:ascii="Bookman Old Style" w:hAnsi="Bookman Old Style"/>
            <w:sz w:val="24"/>
            <w:szCs w:val="24"/>
          </w:rPr>
          <w:t>…..</w:t>
        </w:r>
      </w:ins>
    </w:p>
    <w:p w14:paraId="07533EC8" w14:textId="45B348BA" w:rsidR="006910D9" w:rsidRDefault="006910D9" w:rsidP="00A85C4F">
      <w:pPr>
        <w:rPr>
          <w:ins w:id="72" w:author="TOSHIBA" w:date="2022-08-05T12:43:00Z"/>
          <w:rFonts w:ascii="Bookman Old Style" w:hAnsi="Bookman Old Style"/>
          <w:b/>
          <w:bCs/>
          <w:sz w:val="28"/>
          <w:szCs w:val="28"/>
        </w:rPr>
      </w:pPr>
      <w:ins w:id="73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>Devoir N</w:t>
        </w:r>
      </w:ins>
      <w:r w:rsidR="009848FC" w:rsidRPr="00FD4712">
        <w:rPr>
          <w:rFonts w:ascii="Bookman Old Style" w:hAnsi="Bookman Old Style"/>
          <w:b/>
          <w:bCs/>
          <w:sz w:val="28"/>
          <w:szCs w:val="28"/>
        </w:rPr>
        <w:t>°</w:t>
      </w:r>
      <w:ins w:id="74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2 Epreuves </w:t>
        </w:r>
        <w:r>
          <w:rPr>
            <w:rFonts w:ascii="Bookman Old Style" w:hAnsi="Bookman Old Style"/>
            <w:b/>
            <w:bCs/>
            <w:sz w:val="28"/>
            <w:szCs w:val="28"/>
          </w:rPr>
          <w:t>Prat</w:t>
        </w:r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iques - Durée : </w:t>
        </w:r>
        <w:r>
          <w:rPr>
            <w:rFonts w:ascii="Bookman Old Style" w:hAnsi="Bookman Old Style"/>
            <w:b/>
            <w:bCs/>
            <w:sz w:val="28"/>
            <w:szCs w:val="28"/>
          </w:rPr>
          <w:t>6</w:t>
        </w:r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</w:p>
    <w:bookmarkEnd w:id="61"/>
    <w:p w14:paraId="5A450706" w14:textId="205FBB5D" w:rsidR="00A85C4F" w:rsidRPr="00A85C4F" w:rsidRDefault="00A85C4F" w:rsidP="00A85C4F">
      <w:pPr>
        <w:rPr>
          <w:ins w:id="75" w:author="TOSHIBA" w:date="2022-08-05T12:43:00Z"/>
          <w:rFonts w:ascii="Bookman Old Style" w:hAnsi="Bookman Old Style"/>
          <w:b/>
          <w:bCs/>
          <w:sz w:val="28"/>
          <w:szCs w:val="28"/>
        </w:rPr>
      </w:pPr>
      <w:ins w:id="76" w:author="TOSHIBA" w:date="2022-08-05T12:43:00Z">
        <w:r>
          <w:rPr>
            <w:rFonts w:ascii="Bookman Old Style" w:hAnsi="Bookman Old Style"/>
            <w:b/>
            <w:bCs/>
            <w:sz w:val="28"/>
            <w:szCs w:val="28"/>
          </w:rPr>
          <w:t>A-</w:t>
        </w:r>
      </w:ins>
    </w:p>
    <w:p w14:paraId="25F2307C" w14:textId="1A99696E" w:rsidR="006910D9" w:rsidRPr="004C1AE6" w:rsidRDefault="00A85C4F" w:rsidP="004C1AE6">
      <w:pPr>
        <w:rPr>
          <w:ins w:id="77" w:author="TOSHIBA" w:date="2022-08-05T12:43:00Z"/>
          <w:rFonts w:ascii="Bookman Old Style" w:hAnsi="Bookman Old Style"/>
          <w:sz w:val="24"/>
          <w:szCs w:val="24"/>
        </w:rPr>
      </w:pPr>
      <w:ins w:id="78" w:author="TOSHIBA" w:date="2022-08-05T12:43:00Z">
        <w:r w:rsidRPr="004C1AE6">
          <w:rPr>
            <w:rFonts w:ascii="Bookman Old Style" w:hAnsi="Bookman Old Style"/>
            <w:sz w:val="24"/>
            <w:szCs w:val="24"/>
          </w:rPr>
          <w:t>Réaliser le Corsage Dame encolure Ronde selon les mesures ci-après :</w:t>
        </w:r>
      </w:ins>
    </w:p>
    <w:p w14:paraId="383AC95F" w14:textId="6AA02F94" w:rsidR="00A85C4F" w:rsidRPr="0012067D" w:rsidRDefault="00A85C4F">
      <w:pPr>
        <w:rPr>
          <w:ins w:id="79" w:author="TOSHIBA" w:date="2022-08-05T12:43:00Z"/>
          <w:rFonts w:ascii="Bookman Old Style" w:hAnsi="Bookman Old Style"/>
          <w:sz w:val="24"/>
          <w:szCs w:val="24"/>
          <w:lang w:val="es-ES"/>
        </w:rPr>
      </w:pPr>
      <w:ins w:id="80" w:author="TOSHIBA" w:date="2022-08-05T12:43:00Z">
        <w:r w:rsidRPr="0012067D">
          <w:rPr>
            <w:rFonts w:ascii="Bookman Old Style" w:hAnsi="Bookman Old Style"/>
            <w:sz w:val="24"/>
            <w:szCs w:val="24"/>
            <w:lang w:val="es-ES"/>
          </w:rPr>
          <w:t xml:space="preserve">TE </w:t>
        </w:r>
        <w:proofErr w:type="gramStart"/>
        <w:r w:rsidRPr="0012067D">
          <w:rPr>
            <w:rFonts w:ascii="Bookman Old Style" w:hAnsi="Bookman Old Style"/>
            <w:sz w:val="24"/>
            <w:szCs w:val="24"/>
            <w:lang w:val="es-ES"/>
          </w:rPr>
          <w:t>36 ;</w:t>
        </w:r>
        <w:proofErr w:type="gramEnd"/>
        <w:r w:rsidRPr="0012067D">
          <w:rPr>
            <w:rFonts w:ascii="Bookman Old Style" w:hAnsi="Bookman Old Style"/>
            <w:sz w:val="24"/>
            <w:szCs w:val="24"/>
            <w:lang w:val="es-ES"/>
          </w:rPr>
          <w:t xml:space="preserve"> TP 92 ; TB 100 ; LM 21 ; TM </w:t>
        </w:r>
        <w:r w:rsidR="004C1AE6" w:rsidRPr="0012067D">
          <w:rPr>
            <w:rFonts w:ascii="Bookman Old Style" w:hAnsi="Bookman Old Style"/>
            <w:sz w:val="24"/>
            <w:szCs w:val="24"/>
            <w:lang w:val="es-ES"/>
          </w:rPr>
          <w:t>32 ; DOS 19 ; HP 23.</w:t>
        </w:r>
      </w:ins>
    </w:p>
    <w:p w14:paraId="1E4E3F79" w14:textId="3AE5BE5A" w:rsidR="00200898" w:rsidRDefault="00200898">
      <w:pPr>
        <w:rPr>
          <w:rFonts w:ascii="Bookman Old Style" w:hAnsi="Bookman Old Style"/>
          <w:sz w:val="24"/>
          <w:szCs w:val="24"/>
          <w:lang w:val="es-ES"/>
        </w:rPr>
      </w:pPr>
    </w:p>
    <w:p w14:paraId="6C8F2123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49F73C37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2CCDF79A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74A09ED1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50F9A9E4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14F7744F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7435C46D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4DBD7F9C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79D560CE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09EFB693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4C3BE311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3082EFD3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2A3733AA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22C5DB93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1B854F93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644A8494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19CD1B3A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6C9A4467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3CABDF6C" w14:textId="77777777" w:rsidR="00B10545" w:rsidRDefault="00B10545">
      <w:pPr>
        <w:rPr>
          <w:rFonts w:ascii="Bookman Old Style" w:hAnsi="Bookman Old Style"/>
          <w:sz w:val="24"/>
          <w:szCs w:val="24"/>
          <w:lang w:val="es-ES"/>
        </w:rPr>
      </w:pPr>
    </w:p>
    <w:p w14:paraId="28A6FAC4" w14:textId="77777777" w:rsidR="00B10545" w:rsidRDefault="00B10545">
      <w:pPr>
        <w:rPr>
          <w:rFonts w:ascii="Bookman Old Style" w:hAnsi="Bookman Old Style"/>
          <w:sz w:val="24"/>
          <w:szCs w:val="24"/>
          <w:lang w:val="es-ES"/>
        </w:rPr>
      </w:pPr>
    </w:p>
    <w:p w14:paraId="748A820C" w14:textId="77777777" w:rsidR="00B10545" w:rsidRDefault="00B10545">
      <w:pPr>
        <w:rPr>
          <w:rFonts w:ascii="Bookman Old Style" w:hAnsi="Bookman Old Style"/>
          <w:sz w:val="24"/>
          <w:szCs w:val="24"/>
          <w:lang w:val="es-ES"/>
        </w:rPr>
      </w:pPr>
    </w:p>
    <w:p w14:paraId="6C2A1B15" w14:textId="77777777" w:rsidR="00BF7DA8" w:rsidRPr="0012067D" w:rsidRDefault="00BF7DA8">
      <w:pPr>
        <w:rPr>
          <w:ins w:id="81" w:author="TOSHIBA" w:date="2022-08-05T12:43:00Z"/>
          <w:rFonts w:ascii="Bookman Old Style" w:hAnsi="Bookman Old Style"/>
          <w:sz w:val="24"/>
          <w:szCs w:val="24"/>
          <w:lang w:val="es-ES"/>
        </w:rPr>
      </w:pPr>
    </w:p>
    <w:p w14:paraId="753F166E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FR"/>
        </w:rPr>
        <w:drawing>
          <wp:anchor distT="0" distB="0" distL="114300" distR="114300" simplePos="0" relativeHeight="251673600" behindDoc="0" locked="0" layoutInCell="1" allowOverlap="1" wp14:anchorId="524F91BC" wp14:editId="5196B4EF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8" name="Image 8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104C7346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5FEEFAE7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6E1C4BC7" w14:textId="77777777" w:rsidR="00167420" w:rsidRPr="0012067D" w:rsidRDefault="00167420" w:rsidP="00167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4E9405A8" w14:textId="77777777" w:rsidR="00167420" w:rsidRPr="003C35A0" w:rsidRDefault="00167420">
      <w:pPr>
        <w:jc w:val="right"/>
        <w:rPr>
          <w:rFonts w:ascii="Bookman Old Style" w:hAnsi="Bookman Old Style"/>
          <w:sz w:val="24"/>
          <w:rPrChange w:id="82" w:author="TOSHIBA" w:date="2022-08-05T12:43:00Z">
            <w:rPr/>
          </w:rPrChange>
        </w:rPr>
        <w:pPrChange w:id="83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84" w:author="TOSHIBA" w:date="2022-08-05T12:43:00Z">
            <w:rPr/>
          </w:rPrChange>
        </w:rPr>
        <w:t xml:space="preserve">Lundi, </w:t>
      </w:r>
      <w:del w:id="85" w:author="TOSHIBA" w:date="2022-08-05T12:43:00Z">
        <w:r>
          <w:delText>8</w:delText>
        </w:r>
      </w:del>
      <w:ins w:id="86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1</w:t>
        </w:r>
        <w:r w:rsidRPr="003C35A0">
          <w:rPr>
            <w:rFonts w:ascii="Bookman Old Style" w:hAnsi="Bookman Old Style"/>
            <w:sz w:val="24"/>
            <w:szCs w:val="24"/>
            <w:vertAlign w:val="superscript"/>
          </w:rPr>
          <w:t>er</w:t>
        </w:r>
      </w:ins>
      <w:r w:rsidRPr="003C35A0">
        <w:rPr>
          <w:rFonts w:ascii="Bookman Old Style" w:hAnsi="Bookman Old Style"/>
          <w:sz w:val="24"/>
          <w:rPrChange w:id="87" w:author="TOSHIBA" w:date="2022-08-05T12:43:00Z">
            <w:rPr/>
          </w:rPrChange>
        </w:rPr>
        <w:t xml:space="preserve"> Août 2022</w:t>
      </w:r>
    </w:p>
    <w:p w14:paraId="2484605A" w14:textId="582F4ACD" w:rsidR="00200898" w:rsidRPr="00315EDF" w:rsidRDefault="00167420" w:rsidP="00200898">
      <w:pPr>
        <w:rPr>
          <w:ins w:id="88" w:author="TOSHIBA" w:date="2022-08-05T12:43:00Z"/>
          <w:rFonts w:ascii="Bookman Old Style" w:hAnsi="Bookman Old Style"/>
          <w:sz w:val="24"/>
        </w:rPr>
      </w:pPr>
      <w:r w:rsidRPr="003C35A0">
        <w:rPr>
          <w:rFonts w:ascii="Bookman Old Style" w:hAnsi="Bookman Old Style"/>
          <w:sz w:val="24"/>
          <w:rPrChange w:id="89" w:author="TOSHIBA" w:date="2022-08-05T12:43:00Z">
            <w:rPr/>
          </w:rPrChange>
        </w:rPr>
        <w:t xml:space="preserve">Nom et Prénoms : </w:t>
      </w:r>
      <w:del w:id="90" w:author="TOSHIBA" w:date="2022-08-05T12:43:00Z">
        <w:r>
          <w:delText>………………………………………………………………………………………………………………………………..</w:delText>
        </w:r>
      </w:del>
      <w:ins w:id="91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>
          <w:rPr>
            <w:rFonts w:ascii="Bookman Old Style" w:hAnsi="Bookman Old Style"/>
            <w:sz w:val="24"/>
            <w:szCs w:val="24"/>
          </w:rPr>
          <w:t>…..</w:t>
        </w:r>
      </w:ins>
    </w:p>
    <w:p w14:paraId="1451113C" w14:textId="237A6DAD" w:rsidR="00200898" w:rsidRPr="003B56DA" w:rsidRDefault="00200898">
      <w:pPr>
        <w:rPr>
          <w:ins w:id="92" w:author="TOSHIBA" w:date="2022-08-05T12:43:00Z"/>
          <w:rFonts w:ascii="Bookman Old Style" w:hAnsi="Bookman Old Style"/>
          <w:b/>
          <w:bCs/>
          <w:sz w:val="28"/>
          <w:szCs w:val="28"/>
        </w:rPr>
      </w:pPr>
      <w:ins w:id="93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>Devoir N</w:t>
        </w:r>
      </w:ins>
      <w:r w:rsidR="009848FC" w:rsidRPr="00FD4712">
        <w:rPr>
          <w:rFonts w:ascii="Bookman Old Style" w:hAnsi="Bookman Old Style"/>
          <w:b/>
          <w:bCs/>
          <w:sz w:val="28"/>
          <w:szCs w:val="28"/>
        </w:rPr>
        <w:t>°</w:t>
      </w:r>
      <w:ins w:id="94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2 Epreuves </w:t>
        </w:r>
        <w:r>
          <w:rPr>
            <w:rFonts w:ascii="Bookman Old Style" w:hAnsi="Bookman Old Style"/>
            <w:b/>
            <w:bCs/>
            <w:sz w:val="28"/>
            <w:szCs w:val="28"/>
          </w:rPr>
          <w:t>Prat</w:t>
        </w:r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iques - Durée : </w:t>
        </w:r>
        <w:r>
          <w:rPr>
            <w:rFonts w:ascii="Bookman Old Style" w:hAnsi="Bookman Old Style"/>
            <w:b/>
            <w:bCs/>
            <w:sz w:val="28"/>
            <w:szCs w:val="28"/>
          </w:rPr>
          <w:t>6</w:t>
        </w:r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</w:p>
    <w:p w14:paraId="6AB686E9" w14:textId="527F38B9" w:rsidR="004C1AE6" w:rsidRPr="004C1AE6" w:rsidRDefault="004C1AE6">
      <w:pPr>
        <w:rPr>
          <w:ins w:id="95" w:author="TOSHIBA" w:date="2022-08-05T12:43:00Z"/>
          <w:b/>
          <w:bCs/>
        </w:rPr>
      </w:pPr>
      <w:ins w:id="96" w:author="TOSHIBA" w:date="2022-08-05T12:43:00Z">
        <w:r w:rsidRPr="004C1AE6">
          <w:rPr>
            <w:b/>
            <w:bCs/>
            <w:sz w:val="32"/>
            <w:szCs w:val="32"/>
          </w:rPr>
          <w:t>B-</w:t>
        </w:r>
        <w:r w:rsidRPr="004C1AE6">
          <w:rPr>
            <w:b/>
            <w:bCs/>
          </w:rPr>
          <w:t xml:space="preserve"> </w:t>
        </w:r>
      </w:ins>
    </w:p>
    <w:p w14:paraId="0948CDCD" w14:textId="77777777" w:rsidR="004C1AE6" w:rsidRPr="004C1AE6" w:rsidRDefault="004C1AE6" w:rsidP="004C1AE6">
      <w:pPr>
        <w:rPr>
          <w:ins w:id="97" w:author="TOSHIBA" w:date="2022-08-05T12:43:00Z"/>
          <w:rFonts w:ascii="Bookman Old Style" w:hAnsi="Bookman Old Style"/>
          <w:sz w:val="24"/>
          <w:szCs w:val="24"/>
        </w:rPr>
      </w:pPr>
      <w:ins w:id="98" w:author="TOSHIBA" w:date="2022-08-05T12:43:00Z">
        <w:r w:rsidRPr="004C1AE6">
          <w:rPr>
            <w:rFonts w:ascii="Bookman Old Style" w:hAnsi="Bookman Old Style"/>
            <w:sz w:val="24"/>
            <w:szCs w:val="24"/>
          </w:rPr>
          <w:t>Réaliser le tracé de base du Camisole à manche Raglan en miniature selon les mesures ci-après : TE 36 ; TP 94 ; TB : 102 ; LM 22 ; TM 32 ; TT 86 ; HP 25 ; LTD 48 ; LTD 40 ; ES 20 ; LC  60 ; DOS 20.</w:t>
        </w:r>
      </w:ins>
    </w:p>
    <w:p w14:paraId="75AFE772" w14:textId="1548669E" w:rsidR="004C1AE6" w:rsidRDefault="004C1AE6">
      <w:pPr>
        <w:rPr>
          <w:ins w:id="99" w:author="TOSHIBA" w:date="2022-08-05T12:43:00Z"/>
        </w:rPr>
      </w:pPr>
    </w:p>
    <w:p w14:paraId="15957C70" w14:textId="22D3A1A4" w:rsidR="00B75648" w:rsidRDefault="00B75648">
      <w:pPr>
        <w:rPr>
          <w:ins w:id="100" w:author="TOSHIBA" w:date="2022-08-05T12:43:00Z"/>
        </w:rPr>
      </w:pPr>
    </w:p>
    <w:p w14:paraId="2BECD8F6" w14:textId="384C1AAD" w:rsidR="00B75648" w:rsidRDefault="00B75648">
      <w:pPr>
        <w:rPr>
          <w:ins w:id="101" w:author="TOSHIBA" w:date="2022-08-05T12:43:00Z"/>
        </w:rPr>
      </w:pPr>
    </w:p>
    <w:p w14:paraId="5AA8395C" w14:textId="02AD6873" w:rsidR="00B75648" w:rsidRDefault="00B75648">
      <w:pPr>
        <w:rPr>
          <w:ins w:id="102" w:author="TOSHIBA" w:date="2022-08-05T12:43:00Z"/>
        </w:rPr>
      </w:pPr>
    </w:p>
    <w:p w14:paraId="518CB814" w14:textId="1E7EA8DE" w:rsidR="00B75648" w:rsidRDefault="00B75648">
      <w:pPr>
        <w:rPr>
          <w:ins w:id="103" w:author="TOSHIBA" w:date="2022-08-05T12:43:00Z"/>
        </w:rPr>
      </w:pPr>
    </w:p>
    <w:p w14:paraId="7C210FB5" w14:textId="1B648266" w:rsidR="00B75648" w:rsidRDefault="00B75648"/>
    <w:p w14:paraId="00ABF123" w14:textId="77777777" w:rsidR="00B10545" w:rsidRDefault="00B10545"/>
    <w:p w14:paraId="5F4E790B" w14:textId="77777777" w:rsidR="00B10545" w:rsidRDefault="00B10545"/>
    <w:p w14:paraId="60869714" w14:textId="77777777" w:rsidR="00B10545" w:rsidRDefault="00B10545"/>
    <w:p w14:paraId="265EB7C7" w14:textId="77777777" w:rsidR="00B10545" w:rsidRDefault="00B10545"/>
    <w:p w14:paraId="1ABD1B25" w14:textId="77777777" w:rsidR="00B10545" w:rsidRDefault="00B10545"/>
    <w:p w14:paraId="63C729B7" w14:textId="77777777" w:rsidR="00B10545" w:rsidRDefault="00B10545"/>
    <w:p w14:paraId="6A983210" w14:textId="77777777" w:rsidR="00B10545" w:rsidRDefault="00B10545"/>
    <w:p w14:paraId="6BC56ED2" w14:textId="77777777" w:rsidR="00B10545" w:rsidRDefault="00B10545"/>
    <w:p w14:paraId="1039546B" w14:textId="77777777" w:rsidR="00B10545" w:rsidRDefault="00B10545"/>
    <w:p w14:paraId="02685688" w14:textId="77777777" w:rsidR="00B10545" w:rsidRDefault="00B10545"/>
    <w:p w14:paraId="77CC41B8" w14:textId="77777777" w:rsidR="00B10545" w:rsidRDefault="00B10545"/>
    <w:p w14:paraId="72023763" w14:textId="77777777" w:rsidR="00B10545" w:rsidRDefault="00B10545"/>
    <w:p w14:paraId="5A13D85C" w14:textId="77777777" w:rsidR="00B10545" w:rsidRDefault="00B10545"/>
    <w:p w14:paraId="466023F4" w14:textId="77777777" w:rsidR="00B10545" w:rsidRDefault="00B10545"/>
    <w:p w14:paraId="71501C02" w14:textId="77777777" w:rsidR="00B10545" w:rsidRDefault="00B10545"/>
    <w:p w14:paraId="294F66CC" w14:textId="77777777" w:rsidR="00B10545" w:rsidRDefault="00B10545"/>
    <w:p w14:paraId="66277381" w14:textId="77777777" w:rsidR="00B10545" w:rsidRDefault="00B10545">
      <w:pPr>
        <w:rPr>
          <w:ins w:id="104" w:author="TOSHIBA" w:date="2022-08-05T12:43:00Z"/>
        </w:rPr>
      </w:pPr>
    </w:p>
    <w:p w14:paraId="79EB4F67" w14:textId="53522624" w:rsidR="00B75648" w:rsidRDefault="00B75648">
      <w:pPr>
        <w:rPr>
          <w:ins w:id="105" w:author="TOSHIBA" w:date="2022-08-05T12:43:00Z"/>
        </w:rPr>
      </w:pPr>
      <w:bookmarkStart w:id="106" w:name="_GoBack"/>
      <w:bookmarkEnd w:id="106"/>
    </w:p>
    <w:p w14:paraId="1670AE05" w14:textId="7E6ABC21" w:rsidR="00B75648" w:rsidRPr="00D43B6A" w:rsidRDefault="00B75648">
      <w:pPr>
        <w:rPr>
          <w:ins w:id="107" w:author="TOSHIBA" w:date="2022-08-05T12:43:00Z"/>
          <w:b/>
          <w:bCs/>
          <w:sz w:val="32"/>
          <w:szCs w:val="32"/>
        </w:rPr>
      </w:pPr>
      <w:ins w:id="108" w:author="TOSHIBA" w:date="2022-08-05T12:43:00Z">
        <w:r w:rsidRPr="00D43B6A">
          <w:rPr>
            <w:b/>
            <w:bCs/>
            <w:sz w:val="32"/>
            <w:szCs w:val="32"/>
          </w:rPr>
          <w:t>LISTE DES APPRENANTS PAR CENTRE DE COMPOSITION</w:t>
        </w:r>
      </w:ins>
    </w:p>
    <w:p w14:paraId="5FC02B88" w14:textId="4C380F81" w:rsidR="00B75648" w:rsidRPr="00B10545" w:rsidRDefault="00B75648">
      <w:pPr>
        <w:rPr>
          <w:ins w:id="109" w:author="TOSHIBA" w:date="2022-08-05T12:43:00Z"/>
          <w:rFonts w:ascii="Algerian" w:hAnsi="Algerian"/>
          <w:i/>
          <w:iCs/>
          <w:sz w:val="32"/>
          <w:szCs w:val="32"/>
        </w:rPr>
      </w:pPr>
      <w:ins w:id="110" w:author="TOSHIBA" w:date="2022-08-05T12:43:00Z">
        <w:r w:rsidRPr="00D43B6A">
          <w:rPr>
            <w:sz w:val="32"/>
            <w:szCs w:val="32"/>
          </w:rPr>
          <w:tab/>
        </w:r>
        <w:r w:rsidRPr="00D43B6A">
          <w:rPr>
            <w:sz w:val="32"/>
            <w:szCs w:val="32"/>
          </w:rPr>
          <w:tab/>
        </w:r>
        <w:r w:rsidRPr="00B10545">
          <w:rPr>
            <w:rFonts w:ascii="Algerian" w:hAnsi="Algerian"/>
            <w:i/>
            <w:iCs/>
            <w:sz w:val="40"/>
            <w:szCs w:val="40"/>
          </w:rPr>
          <w:t>LOUHO</w:t>
        </w:r>
      </w:ins>
    </w:p>
    <w:p w14:paraId="7F569076" w14:textId="77777777" w:rsidR="00090E34" w:rsidRPr="00B10545" w:rsidRDefault="00B75648" w:rsidP="00D43B6A">
      <w:pPr>
        <w:jc w:val="center"/>
        <w:rPr>
          <w:ins w:id="111" w:author="TOSHIBA" w:date="2022-08-05T12:43:00Z"/>
          <w:sz w:val="32"/>
          <w:szCs w:val="32"/>
        </w:rPr>
      </w:pPr>
      <w:ins w:id="112" w:author="TOSHIBA" w:date="2022-08-05T12:43:00Z">
        <w:r w:rsidRPr="00B10545">
          <w:rPr>
            <w:sz w:val="32"/>
            <w:szCs w:val="32"/>
          </w:rPr>
          <w:t>Jo</w:t>
        </w:r>
        <w:r w:rsidR="00D12CE8" w:rsidRPr="00B10545">
          <w:rPr>
            <w:sz w:val="32"/>
            <w:szCs w:val="32"/>
          </w:rPr>
          <w:t xml:space="preserve">achim B ; Gloria A ; Antonin B ; Constance A ; Valère B ; </w:t>
        </w:r>
      </w:ins>
    </w:p>
    <w:p w14:paraId="1DB793C5" w14:textId="2458D7AB" w:rsidR="00B75648" w:rsidRPr="00B10545" w:rsidRDefault="00D12CE8" w:rsidP="00D43B6A">
      <w:pPr>
        <w:jc w:val="center"/>
        <w:rPr>
          <w:ins w:id="113" w:author="TOSHIBA" w:date="2022-08-05T12:43:00Z"/>
          <w:sz w:val="32"/>
          <w:szCs w:val="32"/>
        </w:rPr>
      </w:pPr>
      <w:ins w:id="114" w:author="TOSHIBA" w:date="2022-08-05T12:43:00Z">
        <w:r w:rsidRPr="00B10545">
          <w:rPr>
            <w:sz w:val="32"/>
            <w:szCs w:val="32"/>
          </w:rPr>
          <w:t>Armandine A ; Honorine A.</w:t>
        </w:r>
      </w:ins>
    </w:p>
    <w:p w14:paraId="7CEB8740" w14:textId="72B09257" w:rsidR="00D12CE8" w:rsidRPr="00B10545" w:rsidRDefault="00D12CE8">
      <w:pPr>
        <w:rPr>
          <w:ins w:id="115" w:author="TOSHIBA" w:date="2022-08-05T12:43:00Z"/>
          <w:sz w:val="32"/>
          <w:szCs w:val="32"/>
        </w:rPr>
      </w:pPr>
    </w:p>
    <w:p w14:paraId="7AEB099D" w14:textId="25DCCF89" w:rsidR="00D12CE8" w:rsidRPr="00B10545" w:rsidRDefault="00D12CE8">
      <w:pPr>
        <w:rPr>
          <w:ins w:id="116" w:author="TOSHIBA" w:date="2022-08-05T12:43:00Z"/>
          <w:sz w:val="32"/>
          <w:szCs w:val="32"/>
        </w:rPr>
      </w:pPr>
    </w:p>
    <w:p w14:paraId="23128C38" w14:textId="283E797F" w:rsidR="00D12CE8" w:rsidRPr="00D43B6A" w:rsidRDefault="00D12CE8">
      <w:pPr>
        <w:rPr>
          <w:ins w:id="117" w:author="TOSHIBA" w:date="2022-08-05T12:43:00Z"/>
          <w:rFonts w:ascii="Algerian" w:hAnsi="Algerian"/>
          <w:i/>
          <w:iCs/>
          <w:sz w:val="32"/>
          <w:szCs w:val="32"/>
        </w:rPr>
      </w:pPr>
      <w:ins w:id="118" w:author="TOSHIBA" w:date="2022-08-05T12:43:00Z">
        <w:r w:rsidRPr="00B10545">
          <w:rPr>
            <w:sz w:val="32"/>
            <w:szCs w:val="32"/>
          </w:rPr>
          <w:tab/>
        </w:r>
        <w:r w:rsidRPr="00B10545">
          <w:rPr>
            <w:sz w:val="32"/>
            <w:szCs w:val="32"/>
          </w:rPr>
          <w:tab/>
        </w:r>
        <w:r w:rsidRPr="00D43B6A">
          <w:rPr>
            <w:rFonts w:ascii="Algerian" w:hAnsi="Algerian"/>
            <w:i/>
            <w:iCs/>
            <w:sz w:val="40"/>
            <w:szCs w:val="40"/>
          </w:rPr>
          <w:t>OUANDO</w:t>
        </w:r>
      </w:ins>
    </w:p>
    <w:p w14:paraId="55D24EBB" w14:textId="77777777" w:rsidR="00090E34" w:rsidRDefault="00D12CE8" w:rsidP="00090E34">
      <w:pPr>
        <w:jc w:val="center"/>
        <w:rPr>
          <w:ins w:id="119" w:author="TOSHIBA" w:date="2022-08-05T12:43:00Z"/>
          <w:sz w:val="32"/>
          <w:szCs w:val="32"/>
        </w:rPr>
      </w:pPr>
      <w:ins w:id="120" w:author="TOSHIBA" w:date="2022-08-05T12:43:00Z">
        <w:r w:rsidRPr="00D43B6A">
          <w:rPr>
            <w:sz w:val="32"/>
            <w:szCs w:val="32"/>
          </w:rPr>
          <w:t>Gwladys A ; Francoise B ; Prisca</w:t>
        </w:r>
        <w:r w:rsidR="00D43B6A" w:rsidRPr="00D43B6A">
          <w:rPr>
            <w:sz w:val="32"/>
            <w:szCs w:val="32"/>
          </w:rPr>
          <w:t xml:space="preserve"> A ; Angèle B ; Paul A ; Gérard ; </w:t>
        </w:r>
      </w:ins>
    </w:p>
    <w:p w14:paraId="2663F737" w14:textId="3B63D421" w:rsidR="00277B0E" w:rsidRDefault="00D43B6A" w:rsidP="00167420">
      <w:pPr>
        <w:jc w:val="center"/>
        <w:rPr>
          <w:sz w:val="32"/>
          <w:szCs w:val="32"/>
        </w:rPr>
      </w:pPr>
      <w:ins w:id="121" w:author="TOSHIBA" w:date="2022-08-05T12:43:00Z">
        <w:r w:rsidRPr="00D43B6A">
          <w:rPr>
            <w:sz w:val="32"/>
            <w:szCs w:val="32"/>
          </w:rPr>
          <w:t>Ma</w:t>
        </w:r>
      </w:ins>
    </w:p>
    <w:p w14:paraId="2253CE58" w14:textId="77777777" w:rsidR="00A22341" w:rsidRPr="00167420" w:rsidRDefault="00A22341" w:rsidP="00167420">
      <w:pPr>
        <w:jc w:val="center"/>
        <w:rPr>
          <w:sz w:val="32"/>
          <w:szCs w:val="32"/>
        </w:rPr>
      </w:pPr>
    </w:p>
    <w:p w14:paraId="7FCDC628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22" w:name="_Hlk110598937"/>
      <w:r>
        <w:rPr>
          <w:noProof/>
          <w:lang w:eastAsia="fr-FR"/>
        </w:rPr>
        <w:drawing>
          <wp:anchor distT="0" distB="0" distL="114300" distR="114300" simplePos="0" relativeHeight="251675648" behindDoc="0" locked="0" layoutInCell="1" allowOverlap="1" wp14:anchorId="4A189764" wp14:editId="2C74C5B3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9" name="Image 9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1437FA60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428CE282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31DA6075" w14:textId="77777777" w:rsidR="00167420" w:rsidRPr="0012067D" w:rsidRDefault="00167420" w:rsidP="00167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21B32A11" w14:textId="77777777" w:rsidR="00167420" w:rsidRPr="003C35A0" w:rsidRDefault="00167420">
      <w:pPr>
        <w:jc w:val="right"/>
        <w:rPr>
          <w:rFonts w:ascii="Bookman Old Style" w:hAnsi="Bookman Old Style"/>
          <w:sz w:val="24"/>
          <w:rPrChange w:id="123" w:author="TOSHIBA" w:date="2022-08-05T12:43:00Z">
            <w:rPr/>
          </w:rPrChange>
        </w:rPr>
        <w:pPrChange w:id="124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125" w:author="TOSHIBA" w:date="2022-08-05T12:43:00Z">
            <w:rPr/>
          </w:rPrChange>
        </w:rPr>
        <w:t xml:space="preserve">Lundi, </w:t>
      </w:r>
      <w:del w:id="126" w:author="TOSHIBA" w:date="2022-08-05T12:43:00Z">
        <w:r>
          <w:delText>8</w:delText>
        </w:r>
      </w:del>
      <w:ins w:id="127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1</w:t>
        </w:r>
        <w:r w:rsidRPr="003C35A0">
          <w:rPr>
            <w:rFonts w:ascii="Bookman Old Style" w:hAnsi="Bookman Old Style"/>
            <w:sz w:val="24"/>
            <w:szCs w:val="24"/>
            <w:vertAlign w:val="superscript"/>
          </w:rPr>
          <w:t>er</w:t>
        </w:r>
      </w:ins>
      <w:r w:rsidRPr="003C35A0">
        <w:rPr>
          <w:rFonts w:ascii="Bookman Old Style" w:hAnsi="Bookman Old Style"/>
          <w:sz w:val="24"/>
          <w:rPrChange w:id="128" w:author="TOSHIBA" w:date="2022-08-05T12:43:00Z">
            <w:rPr/>
          </w:rPrChange>
        </w:rPr>
        <w:t xml:space="preserve"> Août 2022</w:t>
      </w:r>
    </w:p>
    <w:p w14:paraId="16D12CDC" w14:textId="47991E61" w:rsidR="00167420" w:rsidRPr="00315EDF" w:rsidRDefault="00167420" w:rsidP="00167420">
      <w:pPr>
        <w:rPr>
          <w:rFonts w:ascii="Bookman Old Style" w:hAnsi="Bookman Old Style"/>
          <w:sz w:val="24"/>
          <w:szCs w:val="24"/>
          <w:rPrChange w:id="129" w:author="TOSHIBA" w:date="2022-08-05T12:43:00Z">
            <w:rPr/>
          </w:rPrChange>
        </w:rPr>
      </w:pPr>
      <w:r w:rsidRPr="003C35A0">
        <w:rPr>
          <w:rFonts w:ascii="Bookman Old Style" w:hAnsi="Bookman Old Style"/>
          <w:sz w:val="24"/>
          <w:rPrChange w:id="130" w:author="TOSHIBA" w:date="2022-08-05T12:43:00Z">
            <w:rPr/>
          </w:rPrChange>
        </w:rPr>
        <w:t xml:space="preserve">Nom et Prénoms : </w:t>
      </w:r>
      <w:del w:id="131" w:author="TOSHIBA" w:date="2022-08-05T12:43:00Z">
        <w:r>
          <w:delText>………………………………………………………………………………………………………………………………..</w:delText>
        </w:r>
      </w:del>
      <w:ins w:id="132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>
          <w:rPr>
            <w:rFonts w:ascii="Bookman Old Style" w:hAnsi="Bookman Old Style"/>
            <w:sz w:val="24"/>
            <w:szCs w:val="24"/>
          </w:rPr>
          <w:t>…..</w:t>
        </w:r>
      </w:ins>
    </w:p>
    <w:p w14:paraId="143C306A" w14:textId="2487FDD9" w:rsidR="004A7DE1" w:rsidRDefault="000F381D" w:rsidP="000F381D">
      <w:pPr>
        <w:rPr>
          <w:rFonts w:ascii="Bookman Old Style" w:hAnsi="Bookman Old Style"/>
          <w:b/>
          <w:bCs/>
          <w:sz w:val="28"/>
          <w:szCs w:val="28"/>
        </w:rPr>
      </w:pPr>
      <w:ins w:id="133" w:author="TOSHIBA" w:date="2022-08-05T12:43:00Z">
        <w:r w:rsidRPr="004A7DE1">
          <w:rPr>
            <w:rFonts w:ascii="Bookman Old Style" w:hAnsi="Bookman Old Style"/>
            <w:b/>
            <w:bCs/>
            <w:sz w:val="28"/>
            <w:szCs w:val="28"/>
            <w:u w:val="single"/>
          </w:rPr>
          <w:t>Devoir</w:t>
        </w:r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N</w:t>
        </w:r>
      </w:ins>
      <w:r w:rsidR="00CA5C1F">
        <w:rPr>
          <w:rFonts w:ascii="Bookman Old Style" w:hAnsi="Bookman Old Style"/>
          <w:b/>
          <w:bCs/>
          <w:sz w:val="28"/>
          <w:szCs w:val="28"/>
        </w:rPr>
        <w:t>°3</w:t>
      </w:r>
      <w:ins w:id="134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Epreuves Théoriques - Durée : 2 heures</w:t>
        </w:r>
      </w:ins>
    </w:p>
    <w:bookmarkEnd w:id="122"/>
    <w:p w14:paraId="4EF2DDD5" w14:textId="71AD853B" w:rsidR="00CA5C1F" w:rsidRDefault="00CA5C1F" w:rsidP="000F381D">
      <w:pPr>
        <w:rPr>
          <w:rFonts w:ascii="Bookman Old Style" w:hAnsi="Bookman Old Style"/>
          <w:b/>
          <w:bCs/>
          <w:sz w:val="28"/>
          <w:szCs w:val="28"/>
        </w:rPr>
      </w:pPr>
      <w:r w:rsidRPr="004A7DE1">
        <w:rPr>
          <w:rFonts w:ascii="Bookman Old Style" w:hAnsi="Bookman Old Style"/>
          <w:b/>
          <w:bCs/>
          <w:sz w:val="32"/>
          <w:szCs w:val="32"/>
          <w:u w:val="single"/>
        </w:rPr>
        <w:t>Exercice</w:t>
      </w:r>
      <w:r>
        <w:rPr>
          <w:rFonts w:ascii="Bookman Old Style" w:hAnsi="Bookman Old Style"/>
          <w:b/>
          <w:bCs/>
          <w:sz w:val="28"/>
          <w:szCs w:val="28"/>
        </w:rPr>
        <w:t xml:space="preserve"> 1</w:t>
      </w:r>
    </w:p>
    <w:p w14:paraId="28DD257E" w14:textId="6DB18E97" w:rsidR="00CA5C1F" w:rsidRDefault="00CA5C1F" w:rsidP="000F381D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Souligne d’un trait la réponse correspondante</w:t>
      </w:r>
    </w:p>
    <w:p w14:paraId="4FB83A47" w14:textId="00728A93" w:rsidR="00CA5C1F" w:rsidRDefault="00CA5C1F" w:rsidP="00CA5C1F">
      <w:pPr>
        <w:pStyle w:val="Paragraphedeliste"/>
        <w:numPr>
          <w:ilvl w:val="0"/>
          <w:numId w:val="9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Pour tracer l’encolure de la chemise Homme, on fait :</w:t>
      </w:r>
    </w:p>
    <w:p w14:paraId="453ADC94" w14:textId="15FD4701" w:rsidR="00CA5C1F" w:rsidRDefault="00CA5C1F" w:rsidP="00CA5C1F">
      <w:pPr>
        <w:pStyle w:val="Paragraphedeliste"/>
        <w:numPr>
          <w:ilvl w:val="0"/>
          <w:numId w:val="10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1/20 du tour du coud ;</w:t>
      </w:r>
    </w:p>
    <w:p w14:paraId="3099B912" w14:textId="2B2386D8" w:rsidR="00CA5C1F" w:rsidRDefault="00CA5C1F" w:rsidP="00CA5C1F">
      <w:pPr>
        <w:pStyle w:val="Paragraphedeliste"/>
        <w:numPr>
          <w:ilvl w:val="0"/>
          <w:numId w:val="10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1/3 de tour de taille ;</w:t>
      </w:r>
    </w:p>
    <w:p w14:paraId="0CF8D7DA" w14:textId="1FEEB0BD" w:rsidR="00CA5C1F" w:rsidRDefault="00CA5C1F" w:rsidP="00CA5C1F">
      <w:pPr>
        <w:pStyle w:val="Paragraphedeliste"/>
        <w:numPr>
          <w:ilvl w:val="0"/>
          <w:numId w:val="10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1/6 de tour du coud.</w:t>
      </w:r>
    </w:p>
    <w:p w14:paraId="4896987A" w14:textId="459D152C" w:rsidR="00CA5C1F" w:rsidRDefault="00CA5C1F" w:rsidP="00CA5C1F">
      <w:pPr>
        <w:pStyle w:val="Paragraphedeliste"/>
        <w:numPr>
          <w:ilvl w:val="0"/>
          <w:numId w:val="9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Pour tracer</w:t>
      </w:r>
      <w:r w:rsidR="00F629D4">
        <w:rPr>
          <w:rFonts w:ascii="Bookman Old Style" w:hAnsi="Bookman Old Style"/>
          <w:sz w:val="28"/>
          <w:szCs w:val="28"/>
        </w:rPr>
        <w:t xml:space="preserve"> le cadre du Corsage Tailleur, on utilise :</w:t>
      </w:r>
    </w:p>
    <w:p w14:paraId="36421A04" w14:textId="6C628D08" w:rsidR="00F629D4" w:rsidRDefault="00F629D4" w:rsidP="00F629D4">
      <w:pPr>
        <w:pStyle w:val="Paragraphedeliste"/>
        <w:numPr>
          <w:ilvl w:val="0"/>
          <w:numId w:val="11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Le tour de poitrine et la longueur taille ;</w:t>
      </w:r>
    </w:p>
    <w:p w14:paraId="05F09FC3" w14:textId="5D9A72FB" w:rsidR="00F629D4" w:rsidRDefault="00F629D4" w:rsidP="00F629D4">
      <w:pPr>
        <w:pStyle w:val="Paragraphedeliste"/>
        <w:numPr>
          <w:ilvl w:val="0"/>
          <w:numId w:val="11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Le tour du bassin et la longueur du corsage ;</w:t>
      </w:r>
    </w:p>
    <w:p w14:paraId="0939ED3D" w14:textId="6C20AA60" w:rsidR="00F629D4" w:rsidRDefault="00F629D4" w:rsidP="00F629D4">
      <w:pPr>
        <w:pStyle w:val="Paragraphedeliste"/>
        <w:numPr>
          <w:ilvl w:val="0"/>
          <w:numId w:val="11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Le côté épaule et l’écartement seins.</w:t>
      </w:r>
    </w:p>
    <w:p w14:paraId="3C351DBC" w14:textId="6CAFE1CB" w:rsidR="00F629D4" w:rsidRDefault="00F629D4" w:rsidP="00F629D4">
      <w:pPr>
        <w:pStyle w:val="Paragraphedeliste"/>
        <w:numPr>
          <w:ilvl w:val="0"/>
          <w:numId w:val="9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La camisole à manche ballon est une tenue :</w:t>
      </w:r>
    </w:p>
    <w:p w14:paraId="32760E80" w14:textId="56E9EF60" w:rsidR="00F629D4" w:rsidRDefault="00F629D4" w:rsidP="00B54382">
      <w:pPr>
        <w:pStyle w:val="Paragraphedeliste"/>
        <w:numPr>
          <w:ilvl w:val="0"/>
          <w:numId w:val="15"/>
        </w:numPr>
        <w:rPr>
          <w:rFonts w:ascii="Bookman Old Style" w:hAnsi="Bookman Old Style"/>
          <w:sz w:val="28"/>
          <w:szCs w:val="28"/>
        </w:rPr>
      </w:pPr>
      <w:r w:rsidRPr="00F629D4">
        <w:rPr>
          <w:rFonts w:ascii="Bookman Old Style" w:hAnsi="Bookman Old Style"/>
          <w:sz w:val="28"/>
          <w:szCs w:val="28"/>
        </w:rPr>
        <w:t>Ample ;</w:t>
      </w:r>
    </w:p>
    <w:p w14:paraId="7788D1EA" w14:textId="184DC4F2" w:rsidR="00B54382" w:rsidRDefault="00B54382" w:rsidP="00B54382">
      <w:pPr>
        <w:pStyle w:val="Paragraphedeliste"/>
        <w:numPr>
          <w:ilvl w:val="0"/>
          <w:numId w:val="15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Droite ;</w:t>
      </w:r>
    </w:p>
    <w:p w14:paraId="7A892DB6" w14:textId="0750573B" w:rsidR="00B54382" w:rsidRDefault="00B54382" w:rsidP="00B54382">
      <w:pPr>
        <w:pStyle w:val="Paragraphedeliste"/>
        <w:numPr>
          <w:ilvl w:val="0"/>
          <w:numId w:val="15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Centrée.</w:t>
      </w:r>
    </w:p>
    <w:p w14:paraId="302F1CEB" w14:textId="6CEAD251" w:rsidR="00B54382" w:rsidRDefault="00B54382" w:rsidP="00B54382">
      <w:pPr>
        <w:pStyle w:val="Paragraphedeliste"/>
        <w:numPr>
          <w:ilvl w:val="0"/>
          <w:numId w:val="9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Les mesures sont classées en :</w:t>
      </w:r>
    </w:p>
    <w:p w14:paraId="07934D43" w14:textId="68936337" w:rsidR="00B54382" w:rsidRDefault="00B54382" w:rsidP="00B54382">
      <w:pPr>
        <w:pStyle w:val="Paragraphedeliste"/>
        <w:numPr>
          <w:ilvl w:val="0"/>
          <w:numId w:val="16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8 catégories ;</w:t>
      </w:r>
    </w:p>
    <w:p w14:paraId="795220A6" w14:textId="29472A1F" w:rsidR="00B54382" w:rsidRDefault="00B54382" w:rsidP="00B54382">
      <w:pPr>
        <w:pStyle w:val="Paragraphedeliste"/>
        <w:numPr>
          <w:ilvl w:val="0"/>
          <w:numId w:val="16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5 catégories ;</w:t>
      </w:r>
    </w:p>
    <w:p w14:paraId="2A279D5D" w14:textId="2282A99A" w:rsidR="00B54382" w:rsidRDefault="00B54382" w:rsidP="00B54382">
      <w:pPr>
        <w:pStyle w:val="Paragraphedeliste"/>
        <w:numPr>
          <w:ilvl w:val="0"/>
          <w:numId w:val="16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3 catégories.</w:t>
      </w:r>
    </w:p>
    <w:p w14:paraId="09B1435A" w14:textId="70719554" w:rsidR="00B54382" w:rsidRDefault="00B54382" w:rsidP="00B54382">
      <w:pPr>
        <w:pStyle w:val="Paragraphedeliste"/>
        <w:ind w:left="1080"/>
        <w:rPr>
          <w:rFonts w:ascii="Bookman Old Style" w:hAnsi="Bookman Old Style"/>
          <w:sz w:val="28"/>
          <w:szCs w:val="28"/>
        </w:rPr>
      </w:pPr>
    </w:p>
    <w:p w14:paraId="507ABC37" w14:textId="0DBC4145" w:rsidR="00B54382" w:rsidRPr="00F83403" w:rsidRDefault="00B54382" w:rsidP="00B54382">
      <w:pPr>
        <w:pStyle w:val="Paragraphedeliste"/>
        <w:ind w:left="1080"/>
        <w:rPr>
          <w:rFonts w:ascii="Bookman Old Style" w:hAnsi="Bookman Old Style"/>
          <w:b/>
          <w:bCs/>
          <w:sz w:val="28"/>
          <w:szCs w:val="28"/>
        </w:rPr>
      </w:pPr>
      <w:r w:rsidRPr="00F83403">
        <w:rPr>
          <w:rFonts w:ascii="Bookman Old Style" w:hAnsi="Bookman Old Style"/>
          <w:b/>
          <w:bCs/>
          <w:sz w:val="32"/>
          <w:szCs w:val="32"/>
          <w:u w:val="single"/>
        </w:rPr>
        <w:t xml:space="preserve">Exercice </w:t>
      </w:r>
      <w:r w:rsidRPr="00F83403">
        <w:rPr>
          <w:rFonts w:ascii="Bookman Old Style" w:hAnsi="Bookman Old Style"/>
          <w:b/>
          <w:bCs/>
          <w:sz w:val="28"/>
          <w:szCs w:val="28"/>
        </w:rPr>
        <w:t>2</w:t>
      </w:r>
    </w:p>
    <w:p w14:paraId="0A209B2F" w14:textId="059FEAB9" w:rsidR="00B54382" w:rsidRDefault="00B54382" w:rsidP="004A7DE1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Réalise le tracé du Corsage Tailleur à col ouvert à l’échelle de 1/5</w:t>
      </w:r>
      <w:r w:rsidR="00E70A8B">
        <w:rPr>
          <w:rFonts w:ascii="Bookman Old Style" w:hAnsi="Bookman Old Style"/>
          <w:sz w:val="28"/>
          <w:szCs w:val="28"/>
        </w:rPr>
        <w:t xml:space="preserve"> selon les mesures ci-après :</w:t>
      </w:r>
    </w:p>
    <w:p w14:paraId="12384F1A" w14:textId="6A06CD43" w:rsidR="0079240B" w:rsidRDefault="00E70A8B" w:rsidP="00B54382">
      <w:pPr>
        <w:rPr>
          <w:rFonts w:ascii="Bookman Old Style" w:hAnsi="Bookman Old Style"/>
          <w:sz w:val="28"/>
          <w:szCs w:val="28"/>
        </w:rPr>
      </w:pPr>
      <w:r w:rsidRPr="0012067D">
        <w:rPr>
          <w:rFonts w:ascii="Bookman Old Style" w:hAnsi="Bookman Old Style"/>
          <w:sz w:val="28"/>
          <w:szCs w:val="28"/>
          <w:lang w:val="en-US"/>
        </w:rPr>
        <w:t>TC 42. TP 106. TT 86. TB 112. TM 42. HP 29. LTDVT 48. LTDOS 43. LC 67</w:t>
      </w:r>
      <w:r w:rsidR="00431646" w:rsidRPr="0012067D">
        <w:rPr>
          <w:rFonts w:ascii="Bookman Old Style" w:hAnsi="Bookman Old Style"/>
          <w:sz w:val="28"/>
          <w:szCs w:val="28"/>
          <w:lang w:val="en-US"/>
        </w:rPr>
        <w:t>, 50</w:t>
      </w:r>
      <w:r w:rsidRPr="0012067D">
        <w:rPr>
          <w:rFonts w:ascii="Bookman Old Style" w:hAnsi="Bookman Old Style"/>
          <w:sz w:val="28"/>
          <w:szCs w:val="28"/>
          <w:lang w:val="en-US"/>
        </w:rPr>
        <w:t xml:space="preserve">. LM 22. </w:t>
      </w:r>
      <w:r w:rsidR="001162C4">
        <w:rPr>
          <w:rFonts w:ascii="Bookman Old Style" w:hAnsi="Bookman Old Style"/>
          <w:sz w:val="28"/>
          <w:szCs w:val="28"/>
        </w:rPr>
        <w:t>LD 22. EP 22</w:t>
      </w:r>
      <w:r w:rsidR="00F83403">
        <w:rPr>
          <w:rFonts w:ascii="Bookman Old Style" w:hAnsi="Bookman Old Style"/>
          <w:sz w:val="28"/>
          <w:szCs w:val="28"/>
        </w:rPr>
        <w:t>.</w:t>
      </w:r>
    </w:p>
    <w:p w14:paraId="4643C4C3" w14:textId="77777777" w:rsidR="00A31791" w:rsidRDefault="00A31791" w:rsidP="00B54382">
      <w:pPr>
        <w:rPr>
          <w:rFonts w:ascii="Bookman Old Style" w:hAnsi="Bookman Old Style"/>
          <w:sz w:val="28"/>
          <w:szCs w:val="28"/>
        </w:rPr>
      </w:pPr>
    </w:p>
    <w:p w14:paraId="4A9E738D" w14:textId="77777777" w:rsidR="00A31791" w:rsidRDefault="00A31791" w:rsidP="00B54382">
      <w:pPr>
        <w:rPr>
          <w:rFonts w:ascii="Bookman Old Style" w:hAnsi="Bookman Old Style"/>
          <w:sz w:val="28"/>
          <w:szCs w:val="28"/>
        </w:rPr>
      </w:pPr>
    </w:p>
    <w:p w14:paraId="1286FC13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5F812111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77DE83E8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2E77495A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3145D517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5F0CB390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05517DD9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22559BD7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49484ED0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760454E1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1F393B58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71A65F54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16A41AD8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30A697BA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02178A73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5C270304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5FAB94DC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547A95AF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7DCD4BA3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51FF3035" w14:textId="77777777" w:rsidR="00B10545" w:rsidRDefault="00B10545" w:rsidP="00B54382">
      <w:pPr>
        <w:rPr>
          <w:rFonts w:ascii="Bookman Old Style" w:hAnsi="Bookman Old Style"/>
          <w:sz w:val="28"/>
          <w:szCs w:val="28"/>
        </w:rPr>
      </w:pPr>
    </w:p>
    <w:p w14:paraId="20D266CB" w14:textId="77777777" w:rsidR="00DB4628" w:rsidRDefault="00DB4628" w:rsidP="00B54382">
      <w:pPr>
        <w:rPr>
          <w:rFonts w:ascii="Bookman Old Style" w:hAnsi="Bookman Old Style"/>
          <w:sz w:val="28"/>
          <w:szCs w:val="28"/>
        </w:rPr>
      </w:pPr>
    </w:p>
    <w:p w14:paraId="71B2BCAD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FR"/>
        </w:rPr>
        <w:drawing>
          <wp:anchor distT="0" distB="0" distL="114300" distR="114300" simplePos="0" relativeHeight="251677696" behindDoc="0" locked="0" layoutInCell="1" allowOverlap="1" wp14:anchorId="49D96C03" wp14:editId="3511961E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10" name="Image 10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70FD20FF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39E7C30F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0B32E9FF" w14:textId="77777777" w:rsidR="00167420" w:rsidRPr="0012067D" w:rsidRDefault="00167420" w:rsidP="00167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3B47A36B" w14:textId="77777777" w:rsidR="00167420" w:rsidRPr="003C35A0" w:rsidRDefault="00167420">
      <w:pPr>
        <w:jc w:val="right"/>
        <w:rPr>
          <w:rFonts w:ascii="Bookman Old Style" w:hAnsi="Bookman Old Style"/>
          <w:sz w:val="24"/>
          <w:rPrChange w:id="135" w:author="TOSHIBA" w:date="2022-08-05T12:43:00Z">
            <w:rPr/>
          </w:rPrChange>
        </w:rPr>
        <w:pPrChange w:id="136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137" w:author="TOSHIBA" w:date="2022-08-05T12:43:00Z">
            <w:rPr/>
          </w:rPrChange>
        </w:rPr>
        <w:t xml:space="preserve">Lundi, </w:t>
      </w:r>
      <w:del w:id="138" w:author="TOSHIBA" w:date="2022-08-05T12:43:00Z">
        <w:r>
          <w:delText>8</w:delText>
        </w:r>
      </w:del>
      <w:ins w:id="139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1</w:t>
        </w:r>
        <w:r w:rsidRPr="003C35A0">
          <w:rPr>
            <w:rFonts w:ascii="Bookman Old Style" w:hAnsi="Bookman Old Style"/>
            <w:sz w:val="24"/>
            <w:szCs w:val="24"/>
            <w:vertAlign w:val="superscript"/>
          </w:rPr>
          <w:t>er</w:t>
        </w:r>
      </w:ins>
      <w:r w:rsidRPr="003C35A0">
        <w:rPr>
          <w:rFonts w:ascii="Bookman Old Style" w:hAnsi="Bookman Old Style"/>
          <w:sz w:val="24"/>
          <w:rPrChange w:id="140" w:author="TOSHIBA" w:date="2022-08-05T12:43:00Z">
            <w:rPr/>
          </w:rPrChange>
        </w:rPr>
        <w:t xml:space="preserve"> Août 2022</w:t>
      </w:r>
    </w:p>
    <w:p w14:paraId="050C8BF9" w14:textId="6C2B365A" w:rsidR="00113F27" w:rsidRPr="00315EDF" w:rsidRDefault="00167420" w:rsidP="00113F27">
      <w:pPr>
        <w:rPr>
          <w:ins w:id="141" w:author="TOSHIBA" w:date="2022-08-05T12:43:00Z"/>
          <w:rFonts w:ascii="Bookman Old Style" w:hAnsi="Bookman Old Style"/>
          <w:sz w:val="24"/>
        </w:rPr>
      </w:pPr>
      <w:r w:rsidRPr="003C35A0">
        <w:rPr>
          <w:rFonts w:ascii="Bookman Old Style" w:hAnsi="Bookman Old Style"/>
          <w:sz w:val="24"/>
          <w:rPrChange w:id="142" w:author="TOSHIBA" w:date="2022-08-05T12:43:00Z">
            <w:rPr/>
          </w:rPrChange>
        </w:rPr>
        <w:t xml:space="preserve">Nom et Prénoms : </w:t>
      </w:r>
      <w:del w:id="143" w:author="TOSHIBA" w:date="2022-08-05T12:43:00Z">
        <w:r>
          <w:delText>………………………………………………………………………………………………………………………………..</w:delText>
        </w:r>
      </w:del>
      <w:ins w:id="144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>
          <w:rPr>
            <w:rFonts w:ascii="Bookman Old Style" w:hAnsi="Bookman Old Style"/>
            <w:sz w:val="24"/>
            <w:szCs w:val="24"/>
          </w:rPr>
          <w:t>…..</w:t>
        </w:r>
      </w:ins>
    </w:p>
    <w:p w14:paraId="4D628135" w14:textId="2AF9EBB3" w:rsidR="00113F27" w:rsidRDefault="00113F27" w:rsidP="00113F27">
      <w:pPr>
        <w:rPr>
          <w:rFonts w:ascii="Bookman Old Style" w:hAnsi="Bookman Old Style"/>
          <w:b/>
          <w:bCs/>
          <w:sz w:val="28"/>
          <w:szCs w:val="28"/>
        </w:rPr>
      </w:pPr>
      <w:ins w:id="145" w:author="TOSHIBA" w:date="2022-08-05T12:43:00Z">
        <w:r w:rsidRPr="0060076C">
          <w:rPr>
            <w:rFonts w:ascii="Bookman Old Style" w:hAnsi="Bookman Old Style"/>
            <w:b/>
            <w:bCs/>
            <w:sz w:val="28"/>
            <w:szCs w:val="28"/>
            <w:u w:val="single"/>
          </w:rPr>
          <w:t>Devoir N</w:t>
        </w:r>
      </w:ins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°3</w:t>
      </w:r>
      <w:ins w:id="146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Epreuves </w:t>
        </w:r>
      </w:ins>
      <w:r>
        <w:rPr>
          <w:rFonts w:ascii="Bookman Old Style" w:hAnsi="Bookman Old Style"/>
          <w:b/>
          <w:bCs/>
          <w:sz w:val="28"/>
          <w:szCs w:val="28"/>
        </w:rPr>
        <w:t>Prat</w:t>
      </w:r>
      <w:ins w:id="147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iques - Durée : </w:t>
        </w:r>
      </w:ins>
      <w:r>
        <w:rPr>
          <w:rFonts w:ascii="Bookman Old Style" w:hAnsi="Bookman Old Style"/>
          <w:b/>
          <w:bCs/>
          <w:sz w:val="28"/>
          <w:szCs w:val="28"/>
        </w:rPr>
        <w:t>6</w:t>
      </w:r>
      <w:ins w:id="148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</w:p>
    <w:p w14:paraId="50D3FE27" w14:textId="444515B0" w:rsidR="00113F27" w:rsidRDefault="00113F27" w:rsidP="00113F27">
      <w:pPr>
        <w:rPr>
          <w:rFonts w:ascii="Bookman Old Style" w:hAnsi="Bookman Old Style"/>
          <w:b/>
          <w:bCs/>
          <w:sz w:val="28"/>
          <w:szCs w:val="28"/>
        </w:rPr>
      </w:pPr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SUJET</w:t>
      </w:r>
      <w:r>
        <w:rPr>
          <w:rFonts w:ascii="Bookman Old Style" w:hAnsi="Bookman Old Style"/>
          <w:b/>
          <w:bCs/>
          <w:sz w:val="28"/>
          <w:szCs w:val="28"/>
        </w:rPr>
        <w:t xml:space="preserve"> A</w:t>
      </w:r>
    </w:p>
    <w:p w14:paraId="295DDF59" w14:textId="01BDB7AD" w:rsidR="00113F27" w:rsidRDefault="002121AD" w:rsidP="00222C4D">
      <w:pPr>
        <w:jc w:val="both"/>
        <w:rPr>
          <w:rFonts w:ascii="Bookman Old Style" w:hAnsi="Bookman Old Style"/>
          <w:sz w:val="28"/>
          <w:szCs w:val="28"/>
        </w:rPr>
      </w:pPr>
      <w:r w:rsidRPr="00C6675F">
        <w:rPr>
          <w:rFonts w:ascii="Bookman Old Style" w:hAnsi="Bookman Old Style"/>
          <w:sz w:val="28"/>
          <w:szCs w:val="28"/>
          <w:u w:val="single"/>
        </w:rPr>
        <w:t>Texte </w:t>
      </w:r>
      <w:r>
        <w:rPr>
          <w:rFonts w:ascii="Bookman Old Style" w:hAnsi="Bookman Old Style"/>
          <w:sz w:val="28"/>
          <w:szCs w:val="28"/>
        </w:rPr>
        <w:t>:</w:t>
      </w:r>
    </w:p>
    <w:p w14:paraId="663C18EC" w14:textId="38E05AA7" w:rsidR="002121AD" w:rsidRDefault="002121AD" w:rsidP="00222C4D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L’année scolaire 2021-2022 s’est achevée d’où après les examens de fin </w:t>
      </w:r>
      <w:r w:rsidR="00B61AF8">
        <w:rPr>
          <w:rFonts w:ascii="Bookman Old Style" w:hAnsi="Bookman Old Style"/>
          <w:sz w:val="28"/>
          <w:szCs w:val="28"/>
        </w:rPr>
        <w:t xml:space="preserve">d’année, </w:t>
      </w:r>
      <w:r>
        <w:rPr>
          <w:rFonts w:ascii="Bookman Old Style" w:hAnsi="Bookman Old Style"/>
          <w:sz w:val="28"/>
          <w:szCs w:val="28"/>
        </w:rPr>
        <w:t xml:space="preserve">Melle Précieuse Triomphe </w:t>
      </w:r>
      <w:r w:rsidRPr="00222C4D">
        <w:rPr>
          <w:rFonts w:ascii="Bookman Old Style" w:hAnsi="Bookman Old Style"/>
          <w:b/>
          <w:bCs/>
          <w:sz w:val="28"/>
          <w:szCs w:val="28"/>
        </w:rPr>
        <w:t>KINDAFOKE</w:t>
      </w:r>
      <w:r>
        <w:rPr>
          <w:rFonts w:ascii="Bookman Old Style" w:hAnsi="Bookman Old Style"/>
          <w:sz w:val="28"/>
          <w:szCs w:val="28"/>
        </w:rPr>
        <w:t xml:space="preserve"> en collaboration avec ses parents</w:t>
      </w:r>
      <w:r w:rsidR="00B61AF8">
        <w:rPr>
          <w:rFonts w:ascii="Bookman Old Style" w:hAnsi="Bookman Old Style"/>
          <w:sz w:val="28"/>
          <w:szCs w:val="28"/>
        </w:rPr>
        <w:t xml:space="preserve"> voudrait affirmer sa foi à Jésus-Christ.</w:t>
      </w:r>
    </w:p>
    <w:p w14:paraId="5319F4B7" w14:textId="77777777" w:rsidR="00C1703B" w:rsidRDefault="00B61AF8" w:rsidP="00222C4D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Les parents décident de faire coudre à leur fille </w:t>
      </w:r>
      <w:r w:rsidR="00C1703B">
        <w:rPr>
          <w:rFonts w:ascii="Bookman Old Style" w:hAnsi="Bookman Old Style"/>
          <w:sz w:val="28"/>
          <w:szCs w:val="28"/>
        </w:rPr>
        <w:t xml:space="preserve">une </w:t>
      </w:r>
      <w:r w:rsidR="00C1703B" w:rsidRPr="00222C4D">
        <w:rPr>
          <w:rFonts w:ascii="Bookman Old Style" w:hAnsi="Bookman Old Style"/>
          <w:b/>
          <w:bCs/>
          <w:sz w:val="36"/>
          <w:szCs w:val="36"/>
        </w:rPr>
        <w:t>Robe</w:t>
      </w:r>
      <w:r w:rsidR="00C1703B">
        <w:rPr>
          <w:rFonts w:ascii="Bookman Old Style" w:hAnsi="Bookman Old Style"/>
          <w:sz w:val="28"/>
          <w:szCs w:val="28"/>
        </w:rPr>
        <w:t xml:space="preserve"> selon les mesures ci-après :</w:t>
      </w:r>
    </w:p>
    <w:p w14:paraId="12028493" w14:textId="4D15AB26" w:rsidR="00B61AF8" w:rsidRPr="00113F27" w:rsidRDefault="00C1703B" w:rsidP="00222C4D">
      <w:pPr>
        <w:jc w:val="both"/>
        <w:rPr>
          <w:rFonts w:ascii="Bookman Old Style" w:hAnsi="Bookman Old Style"/>
          <w:sz w:val="28"/>
          <w:szCs w:val="28"/>
        </w:rPr>
      </w:pPr>
      <w:proofErr w:type="spellStart"/>
      <w:r>
        <w:rPr>
          <w:rFonts w:ascii="Bookman Old Style" w:hAnsi="Bookman Old Style"/>
          <w:sz w:val="28"/>
          <w:szCs w:val="28"/>
        </w:rPr>
        <w:t>L</w:t>
      </w:r>
      <w:proofErr w:type="spellEnd"/>
      <w:r w:rsidR="00E6336A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>R</w:t>
      </w:r>
      <w:r w:rsidR="00E6336A">
        <w:rPr>
          <w:rFonts w:ascii="Bookman Old Style" w:hAnsi="Bookman Old Style"/>
          <w:sz w:val="28"/>
          <w:szCs w:val="28"/>
        </w:rPr>
        <w:t>obe</w:t>
      </w:r>
      <w:r>
        <w:rPr>
          <w:rFonts w:ascii="Bookman Old Style" w:hAnsi="Bookman Old Style"/>
          <w:sz w:val="28"/>
          <w:szCs w:val="28"/>
        </w:rPr>
        <w:t xml:space="preserve"> 105 ; TT 90 ; TP 100 ; HP 29 ; LT</w:t>
      </w:r>
      <w:r w:rsidR="00222C4D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 xml:space="preserve">Devant 45 ; </w:t>
      </w:r>
      <w:r w:rsidR="00222C4D">
        <w:rPr>
          <w:rFonts w:ascii="Bookman Old Style" w:hAnsi="Bookman Old Style"/>
          <w:sz w:val="28"/>
          <w:szCs w:val="28"/>
        </w:rPr>
        <w:t xml:space="preserve">LT Dos </w:t>
      </w:r>
      <w:r>
        <w:rPr>
          <w:rFonts w:ascii="Bookman Old Style" w:hAnsi="Bookman Old Style"/>
          <w:sz w:val="28"/>
          <w:szCs w:val="28"/>
        </w:rPr>
        <w:t>40 ; ES 19 ; TB 30 ; TB 109 ; TE 42 ;</w:t>
      </w:r>
      <w:r w:rsidR="0060076C">
        <w:rPr>
          <w:rFonts w:ascii="Bookman Old Style" w:hAnsi="Bookman Old Style"/>
          <w:sz w:val="28"/>
          <w:szCs w:val="28"/>
        </w:rPr>
        <w:t xml:space="preserve"> LD 20.</w:t>
      </w:r>
      <w:r w:rsidR="00B61AF8">
        <w:rPr>
          <w:rFonts w:ascii="Bookman Old Style" w:hAnsi="Bookman Old Style"/>
          <w:sz w:val="28"/>
          <w:szCs w:val="28"/>
        </w:rPr>
        <w:t xml:space="preserve"> </w:t>
      </w:r>
    </w:p>
    <w:p w14:paraId="4A827F3B" w14:textId="0B57D1BB" w:rsidR="00003652" w:rsidRDefault="00003652" w:rsidP="00F629D4">
      <w:pPr>
        <w:pStyle w:val="Paragraphedeliste"/>
        <w:ind w:left="1080"/>
        <w:rPr>
          <w:rFonts w:ascii="Bookman Old Style" w:hAnsi="Bookman Old Style"/>
          <w:sz w:val="28"/>
          <w:szCs w:val="28"/>
        </w:rPr>
      </w:pPr>
    </w:p>
    <w:p w14:paraId="7EB8CD5E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FR"/>
        </w:rPr>
        <w:drawing>
          <wp:anchor distT="0" distB="0" distL="114300" distR="114300" simplePos="0" relativeHeight="251679744" behindDoc="0" locked="0" layoutInCell="1" allowOverlap="1" wp14:anchorId="540C74A2" wp14:editId="7CE35B51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11" name="Image 11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12AB9280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5B1FFC02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7513CBD0" w14:textId="77777777" w:rsidR="00167420" w:rsidRPr="0012067D" w:rsidRDefault="00167420" w:rsidP="00167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137EEAC5" w14:textId="77777777" w:rsidR="00167420" w:rsidRPr="003C35A0" w:rsidRDefault="00167420">
      <w:pPr>
        <w:jc w:val="right"/>
        <w:rPr>
          <w:rFonts w:ascii="Bookman Old Style" w:hAnsi="Bookman Old Style"/>
          <w:sz w:val="24"/>
          <w:rPrChange w:id="149" w:author="TOSHIBA" w:date="2022-08-05T12:43:00Z">
            <w:rPr/>
          </w:rPrChange>
        </w:rPr>
        <w:pPrChange w:id="150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151" w:author="TOSHIBA" w:date="2022-08-05T12:43:00Z">
            <w:rPr/>
          </w:rPrChange>
        </w:rPr>
        <w:t xml:space="preserve">Lundi, </w:t>
      </w:r>
      <w:del w:id="152" w:author="TOSHIBA" w:date="2022-08-05T12:43:00Z">
        <w:r>
          <w:delText>8</w:delText>
        </w:r>
      </w:del>
      <w:ins w:id="153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1</w:t>
        </w:r>
        <w:r w:rsidRPr="003C35A0">
          <w:rPr>
            <w:rFonts w:ascii="Bookman Old Style" w:hAnsi="Bookman Old Style"/>
            <w:sz w:val="24"/>
            <w:szCs w:val="24"/>
            <w:vertAlign w:val="superscript"/>
          </w:rPr>
          <w:t>er</w:t>
        </w:r>
      </w:ins>
      <w:r w:rsidRPr="003C35A0">
        <w:rPr>
          <w:rFonts w:ascii="Bookman Old Style" w:hAnsi="Bookman Old Style"/>
          <w:sz w:val="24"/>
          <w:rPrChange w:id="154" w:author="TOSHIBA" w:date="2022-08-05T12:43:00Z">
            <w:rPr/>
          </w:rPrChange>
        </w:rPr>
        <w:t xml:space="preserve"> Août 2022</w:t>
      </w:r>
    </w:p>
    <w:p w14:paraId="7F5E0E2E" w14:textId="5652F54B" w:rsidR="00315EDF" w:rsidRPr="00315EDF" w:rsidRDefault="00167420" w:rsidP="00003652">
      <w:pPr>
        <w:rPr>
          <w:ins w:id="155" w:author="TOSHIBA" w:date="2022-08-05T12:43:00Z"/>
          <w:rFonts w:ascii="Bookman Old Style" w:hAnsi="Bookman Old Style"/>
          <w:sz w:val="24"/>
        </w:rPr>
      </w:pPr>
      <w:r w:rsidRPr="003C35A0">
        <w:rPr>
          <w:rFonts w:ascii="Bookman Old Style" w:hAnsi="Bookman Old Style"/>
          <w:sz w:val="24"/>
          <w:rPrChange w:id="156" w:author="TOSHIBA" w:date="2022-08-05T12:43:00Z">
            <w:rPr/>
          </w:rPrChange>
        </w:rPr>
        <w:t xml:space="preserve">Nom et Prénoms : </w:t>
      </w:r>
      <w:del w:id="157" w:author="TOSHIBA" w:date="2022-08-05T12:43:00Z">
        <w:r>
          <w:delText>………………………………………………………………………………………………………………………………..</w:delText>
        </w:r>
      </w:del>
      <w:ins w:id="158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>
          <w:rPr>
            <w:rFonts w:ascii="Bookman Old Style" w:hAnsi="Bookman Old Style"/>
            <w:sz w:val="24"/>
            <w:szCs w:val="24"/>
          </w:rPr>
          <w:t>…..</w:t>
        </w:r>
      </w:ins>
    </w:p>
    <w:p w14:paraId="795AC070" w14:textId="213E1B26" w:rsidR="00003652" w:rsidRDefault="00003652" w:rsidP="00003652">
      <w:pPr>
        <w:rPr>
          <w:rFonts w:ascii="Bookman Old Style" w:hAnsi="Bookman Old Style"/>
          <w:b/>
          <w:bCs/>
          <w:sz w:val="28"/>
          <w:szCs w:val="28"/>
        </w:rPr>
      </w:pPr>
      <w:ins w:id="159" w:author="TOSHIBA" w:date="2022-08-05T12:43:00Z">
        <w:r w:rsidRPr="0060076C">
          <w:rPr>
            <w:rFonts w:ascii="Bookman Old Style" w:hAnsi="Bookman Old Style"/>
            <w:b/>
            <w:bCs/>
            <w:sz w:val="28"/>
            <w:szCs w:val="28"/>
            <w:u w:val="single"/>
          </w:rPr>
          <w:t>Devoir N</w:t>
        </w:r>
      </w:ins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°3</w:t>
      </w:r>
      <w:ins w:id="160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Epreuves </w:t>
        </w:r>
      </w:ins>
      <w:r>
        <w:rPr>
          <w:rFonts w:ascii="Bookman Old Style" w:hAnsi="Bookman Old Style"/>
          <w:b/>
          <w:bCs/>
          <w:sz w:val="28"/>
          <w:szCs w:val="28"/>
        </w:rPr>
        <w:t>Prat</w:t>
      </w:r>
      <w:ins w:id="161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iques - Durée : </w:t>
        </w:r>
      </w:ins>
      <w:r>
        <w:rPr>
          <w:rFonts w:ascii="Bookman Old Style" w:hAnsi="Bookman Old Style"/>
          <w:b/>
          <w:bCs/>
          <w:sz w:val="28"/>
          <w:szCs w:val="28"/>
        </w:rPr>
        <w:t>6</w:t>
      </w:r>
      <w:ins w:id="162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</w:p>
    <w:p w14:paraId="66A4357A" w14:textId="77777777" w:rsidR="00222C4D" w:rsidRDefault="00222C4D" w:rsidP="00003652">
      <w:pPr>
        <w:rPr>
          <w:rFonts w:ascii="Bookman Old Style" w:hAnsi="Bookman Old Style"/>
          <w:b/>
          <w:bCs/>
          <w:sz w:val="28"/>
          <w:szCs w:val="28"/>
        </w:rPr>
      </w:pPr>
    </w:p>
    <w:p w14:paraId="4D8C7A56" w14:textId="60FD47FF" w:rsidR="00222C4D" w:rsidRDefault="00003652" w:rsidP="00003652">
      <w:pPr>
        <w:rPr>
          <w:rFonts w:ascii="Bookman Old Style" w:hAnsi="Bookman Old Style"/>
          <w:b/>
          <w:bCs/>
          <w:sz w:val="28"/>
          <w:szCs w:val="28"/>
        </w:rPr>
      </w:pPr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SUJET</w:t>
      </w:r>
      <w:r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="00A6186B">
        <w:rPr>
          <w:rFonts w:ascii="Bookman Old Style" w:hAnsi="Bookman Old Style"/>
          <w:b/>
          <w:bCs/>
          <w:sz w:val="28"/>
          <w:szCs w:val="28"/>
        </w:rPr>
        <w:t>B</w:t>
      </w:r>
    </w:p>
    <w:p w14:paraId="667B1E20" w14:textId="77777777" w:rsidR="00003652" w:rsidRDefault="00003652" w:rsidP="00222C4D">
      <w:pPr>
        <w:jc w:val="both"/>
        <w:rPr>
          <w:rFonts w:ascii="Bookman Old Style" w:hAnsi="Bookman Old Style"/>
          <w:sz w:val="28"/>
          <w:szCs w:val="28"/>
        </w:rPr>
      </w:pPr>
      <w:r w:rsidRPr="004315CF">
        <w:rPr>
          <w:rFonts w:ascii="Bookman Old Style" w:hAnsi="Bookman Old Style"/>
          <w:sz w:val="28"/>
          <w:szCs w:val="28"/>
          <w:u w:val="single"/>
        </w:rPr>
        <w:t>Texte</w:t>
      </w:r>
      <w:r>
        <w:rPr>
          <w:rFonts w:ascii="Bookman Old Style" w:hAnsi="Bookman Old Style"/>
          <w:sz w:val="28"/>
          <w:szCs w:val="28"/>
        </w:rPr>
        <w:t> :</w:t>
      </w:r>
    </w:p>
    <w:p w14:paraId="1C3F9F2C" w14:textId="77777777" w:rsidR="00003652" w:rsidRDefault="00003652" w:rsidP="00222C4D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L’année scolaire 2021-2022 s’est achevée d’où après les examens de fin d’année, Melle Précieuse Triomphe </w:t>
      </w:r>
      <w:r w:rsidRPr="00222C4D">
        <w:rPr>
          <w:rFonts w:ascii="Bookman Old Style" w:hAnsi="Bookman Old Style"/>
          <w:b/>
          <w:bCs/>
          <w:sz w:val="28"/>
          <w:szCs w:val="28"/>
        </w:rPr>
        <w:t>KINDAFOKE</w:t>
      </w:r>
      <w:r>
        <w:rPr>
          <w:rFonts w:ascii="Bookman Old Style" w:hAnsi="Bookman Old Style"/>
          <w:sz w:val="28"/>
          <w:szCs w:val="28"/>
        </w:rPr>
        <w:t xml:space="preserve"> en collaboration avec ses parents voudrait affirmer sa foi à Jésus-Christ.</w:t>
      </w:r>
    </w:p>
    <w:p w14:paraId="4FCA23E4" w14:textId="75402667" w:rsidR="00003652" w:rsidRDefault="00003652" w:rsidP="00222C4D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Les parents décident de faire coudre à leur fille un</w:t>
      </w:r>
      <w:r w:rsidRPr="00222C4D">
        <w:rPr>
          <w:rFonts w:ascii="Bookman Old Style" w:hAnsi="Bookman Old Style"/>
          <w:b/>
          <w:bCs/>
          <w:sz w:val="36"/>
          <w:szCs w:val="36"/>
        </w:rPr>
        <w:t xml:space="preserve"> </w:t>
      </w:r>
      <w:r w:rsidR="00A6186B" w:rsidRPr="00222C4D">
        <w:rPr>
          <w:rFonts w:ascii="Bookman Old Style" w:hAnsi="Bookman Old Style"/>
          <w:b/>
          <w:bCs/>
          <w:sz w:val="36"/>
          <w:szCs w:val="36"/>
        </w:rPr>
        <w:t>Corsage</w:t>
      </w:r>
      <w:r w:rsidRPr="00222C4D">
        <w:rPr>
          <w:rFonts w:ascii="Bookman Old Style" w:hAnsi="Bookman Old Style"/>
          <w:b/>
          <w:bCs/>
          <w:sz w:val="36"/>
          <w:szCs w:val="36"/>
        </w:rPr>
        <w:t xml:space="preserve"> </w:t>
      </w:r>
      <w:r w:rsidR="005A1563" w:rsidRPr="00222C4D">
        <w:rPr>
          <w:rFonts w:ascii="Bookman Old Style" w:hAnsi="Bookman Old Style"/>
          <w:b/>
          <w:bCs/>
          <w:sz w:val="36"/>
          <w:szCs w:val="36"/>
        </w:rPr>
        <w:t>Tailleur</w:t>
      </w:r>
      <w:r w:rsidR="005A1563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>selon les mesures ci-après :</w:t>
      </w:r>
    </w:p>
    <w:p w14:paraId="18CFB18E" w14:textId="4F1F7523" w:rsidR="00003652" w:rsidRPr="00113F27" w:rsidRDefault="00003652" w:rsidP="00222C4D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</w:t>
      </w:r>
      <w:r w:rsidR="00A6186B">
        <w:rPr>
          <w:rFonts w:ascii="Bookman Old Style" w:hAnsi="Bookman Old Style"/>
          <w:sz w:val="28"/>
          <w:szCs w:val="28"/>
        </w:rPr>
        <w:t>C</w:t>
      </w:r>
      <w:r>
        <w:rPr>
          <w:rFonts w:ascii="Bookman Old Style" w:hAnsi="Bookman Old Style"/>
          <w:sz w:val="28"/>
          <w:szCs w:val="28"/>
        </w:rPr>
        <w:t xml:space="preserve"> </w:t>
      </w:r>
      <w:r w:rsidR="00A6186B">
        <w:rPr>
          <w:rFonts w:ascii="Bookman Old Style" w:hAnsi="Bookman Old Style"/>
          <w:sz w:val="28"/>
          <w:szCs w:val="28"/>
        </w:rPr>
        <w:t>67,50</w:t>
      </w:r>
      <w:r>
        <w:rPr>
          <w:rFonts w:ascii="Bookman Old Style" w:hAnsi="Bookman Old Style"/>
          <w:sz w:val="28"/>
          <w:szCs w:val="28"/>
        </w:rPr>
        <w:t xml:space="preserve"> ; TT </w:t>
      </w:r>
      <w:r w:rsidR="00A6186B">
        <w:rPr>
          <w:rFonts w:ascii="Bookman Old Style" w:hAnsi="Bookman Old Style"/>
          <w:sz w:val="28"/>
          <w:szCs w:val="28"/>
        </w:rPr>
        <w:t>86</w:t>
      </w:r>
      <w:r>
        <w:rPr>
          <w:rFonts w:ascii="Bookman Old Style" w:hAnsi="Bookman Old Style"/>
          <w:sz w:val="28"/>
          <w:szCs w:val="28"/>
        </w:rPr>
        <w:t> ; TP 10</w:t>
      </w:r>
      <w:r w:rsidR="00A6186B">
        <w:rPr>
          <w:rFonts w:ascii="Bookman Old Style" w:hAnsi="Bookman Old Style"/>
          <w:sz w:val="28"/>
          <w:szCs w:val="28"/>
        </w:rPr>
        <w:t>8</w:t>
      </w:r>
      <w:r>
        <w:rPr>
          <w:rFonts w:ascii="Bookman Old Style" w:hAnsi="Bookman Old Style"/>
          <w:sz w:val="28"/>
          <w:szCs w:val="28"/>
        </w:rPr>
        <w:t> ; HP 29 ; LT</w:t>
      </w:r>
      <w:r w:rsidR="005A1563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>Devant 4</w:t>
      </w:r>
      <w:r w:rsidR="00A6186B">
        <w:rPr>
          <w:rFonts w:ascii="Bookman Old Style" w:hAnsi="Bookman Old Style"/>
          <w:sz w:val="28"/>
          <w:szCs w:val="28"/>
        </w:rPr>
        <w:t>8</w:t>
      </w:r>
      <w:r>
        <w:rPr>
          <w:rFonts w:ascii="Bookman Old Style" w:hAnsi="Bookman Old Style"/>
          <w:sz w:val="28"/>
          <w:szCs w:val="28"/>
        </w:rPr>
        <w:t> ; LT</w:t>
      </w:r>
      <w:r w:rsidR="005A1563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>Dos 4</w:t>
      </w:r>
      <w:r w:rsidR="00A6186B">
        <w:rPr>
          <w:rFonts w:ascii="Bookman Old Style" w:hAnsi="Bookman Old Style"/>
          <w:sz w:val="28"/>
          <w:szCs w:val="28"/>
        </w:rPr>
        <w:t>3</w:t>
      </w:r>
      <w:r>
        <w:rPr>
          <w:rFonts w:ascii="Bookman Old Style" w:hAnsi="Bookman Old Style"/>
          <w:sz w:val="28"/>
          <w:szCs w:val="28"/>
        </w:rPr>
        <w:t xml:space="preserve"> ; ES </w:t>
      </w:r>
      <w:r w:rsidR="005A1563">
        <w:rPr>
          <w:rFonts w:ascii="Bookman Old Style" w:hAnsi="Bookman Old Style"/>
          <w:sz w:val="28"/>
          <w:szCs w:val="28"/>
        </w:rPr>
        <w:t>22</w:t>
      </w:r>
      <w:r>
        <w:rPr>
          <w:rFonts w:ascii="Bookman Old Style" w:hAnsi="Bookman Old Style"/>
          <w:sz w:val="28"/>
          <w:szCs w:val="28"/>
        </w:rPr>
        <w:t xml:space="preserve"> ; </w:t>
      </w:r>
      <w:r w:rsidR="00A6186B">
        <w:rPr>
          <w:rFonts w:ascii="Bookman Old Style" w:hAnsi="Bookman Old Style"/>
          <w:sz w:val="28"/>
          <w:szCs w:val="28"/>
        </w:rPr>
        <w:t>LM 22</w:t>
      </w:r>
      <w:r>
        <w:rPr>
          <w:rFonts w:ascii="Bookman Old Style" w:hAnsi="Bookman Old Style"/>
          <w:sz w:val="28"/>
          <w:szCs w:val="28"/>
        </w:rPr>
        <w:t> ; TB 1</w:t>
      </w:r>
      <w:r w:rsidR="00A6186B">
        <w:rPr>
          <w:rFonts w:ascii="Bookman Old Style" w:hAnsi="Bookman Old Style"/>
          <w:sz w:val="28"/>
          <w:szCs w:val="28"/>
        </w:rPr>
        <w:t>12</w:t>
      </w:r>
      <w:r>
        <w:rPr>
          <w:rFonts w:ascii="Bookman Old Style" w:hAnsi="Bookman Old Style"/>
          <w:sz w:val="28"/>
          <w:szCs w:val="28"/>
        </w:rPr>
        <w:t> ; TE 42 ; LD 2</w:t>
      </w:r>
      <w:r w:rsidR="005A1563">
        <w:rPr>
          <w:rFonts w:ascii="Bookman Old Style" w:hAnsi="Bookman Old Style"/>
          <w:sz w:val="28"/>
          <w:szCs w:val="28"/>
        </w:rPr>
        <w:t>2</w:t>
      </w:r>
      <w:r w:rsidR="00A6186B">
        <w:rPr>
          <w:rFonts w:ascii="Bookman Old Style" w:hAnsi="Bookman Old Style"/>
          <w:sz w:val="28"/>
          <w:szCs w:val="28"/>
        </w:rPr>
        <w:t>. TM 42</w:t>
      </w:r>
      <w:r>
        <w:rPr>
          <w:rFonts w:ascii="Bookman Old Style" w:hAnsi="Bookman Old Style"/>
          <w:sz w:val="28"/>
          <w:szCs w:val="28"/>
        </w:rPr>
        <w:t xml:space="preserve">. </w:t>
      </w:r>
    </w:p>
    <w:p w14:paraId="5B5C1B65" w14:textId="77777777" w:rsidR="0012278F" w:rsidRPr="00563AEA" w:rsidRDefault="0012278F" w:rsidP="0012278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63" w:name="_Hlk113611509"/>
      <w:r>
        <w:rPr>
          <w:noProof/>
          <w:lang w:eastAsia="fr-FR"/>
        </w:rPr>
        <w:drawing>
          <wp:anchor distT="0" distB="0" distL="114300" distR="114300" simplePos="0" relativeHeight="251681792" behindDoc="0" locked="0" layoutInCell="1" allowOverlap="1" wp14:anchorId="7C35770C" wp14:editId="2A24FF19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2" name="Image 2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7793CCA7" w14:textId="77777777" w:rsidR="0012278F" w:rsidRPr="00563AEA" w:rsidRDefault="0012278F" w:rsidP="0012278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7C1F1023" w14:textId="77777777" w:rsidR="0012278F" w:rsidRPr="00563AEA" w:rsidRDefault="0012278F" w:rsidP="0012278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4EBAF717" w14:textId="77777777" w:rsidR="0012278F" w:rsidRPr="0012067D" w:rsidRDefault="0012278F" w:rsidP="001227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75A6083E" w14:textId="6A2CE56A" w:rsidR="0012278F" w:rsidRPr="003C35A0" w:rsidRDefault="0012278F">
      <w:pPr>
        <w:jc w:val="right"/>
        <w:rPr>
          <w:rFonts w:ascii="Bookman Old Style" w:hAnsi="Bookman Old Style"/>
          <w:sz w:val="24"/>
          <w:rPrChange w:id="164" w:author="TOSHIBA" w:date="2022-08-05T12:43:00Z">
            <w:rPr/>
          </w:rPrChange>
        </w:rPr>
        <w:pPrChange w:id="165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166" w:author="TOSHIBA" w:date="2022-08-05T12:43:00Z">
            <w:rPr/>
          </w:rPrChange>
        </w:rPr>
        <w:t xml:space="preserve">Lundi, </w:t>
      </w:r>
      <w:del w:id="167" w:author="TOSHIBA" w:date="2022-08-05T12:43:00Z">
        <w:r>
          <w:delText>8</w:delText>
        </w:r>
      </w:del>
      <w:r>
        <w:rPr>
          <w:rFonts w:ascii="Bookman Old Style" w:hAnsi="Bookman Old Style"/>
          <w:sz w:val="24"/>
          <w:szCs w:val="24"/>
        </w:rPr>
        <w:t>12 Septembre</w:t>
      </w:r>
      <w:r w:rsidRPr="003C35A0">
        <w:rPr>
          <w:rFonts w:ascii="Bookman Old Style" w:hAnsi="Bookman Old Style"/>
          <w:sz w:val="24"/>
          <w:rPrChange w:id="168" w:author="TOSHIBA" w:date="2022-08-05T12:43:00Z">
            <w:rPr/>
          </w:rPrChange>
        </w:rPr>
        <w:t xml:space="preserve"> 2022</w:t>
      </w:r>
    </w:p>
    <w:p w14:paraId="7D971906" w14:textId="77777777" w:rsidR="0012278F" w:rsidRPr="00315EDF" w:rsidRDefault="0012278F" w:rsidP="0012278F">
      <w:pPr>
        <w:rPr>
          <w:ins w:id="169" w:author="TOSHIBA" w:date="2022-08-05T12:43:00Z"/>
          <w:rFonts w:ascii="Bookman Old Style" w:hAnsi="Bookman Old Style"/>
          <w:sz w:val="24"/>
        </w:rPr>
      </w:pPr>
      <w:r w:rsidRPr="003C35A0">
        <w:rPr>
          <w:rFonts w:ascii="Bookman Old Style" w:hAnsi="Bookman Old Style"/>
          <w:sz w:val="24"/>
          <w:rPrChange w:id="170" w:author="TOSHIBA" w:date="2022-08-05T12:43:00Z">
            <w:rPr/>
          </w:rPrChange>
        </w:rPr>
        <w:t xml:space="preserve">Nom et Prénoms : </w:t>
      </w:r>
      <w:del w:id="171" w:author="TOSHIBA" w:date="2022-08-05T12:43:00Z">
        <w:r>
          <w:delText>………………………………………………………………………………………………………………………………..</w:delText>
        </w:r>
      </w:del>
      <w:ins w:id="172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>
          <w:rPr>
            <w:rFonts w:ascii="Bookman Old Style" w:hAnsi="Bookman Old Style"/>
            <w:sz w:val="24"/>
            <w:szCs w:val="24"/>
          </w:rPr>
          <w:t>…..</w:t>
        </w:r>
      </w:ins>
    </w:p>
    <w:p w14:paraId="28A7E79A" w14:textId="77777777" w:rsidR="0012278F" w:rsidRDefault="0012278F" w:rsidP="0012278F">
      <w:pPr>
        <w:rPr>
          <w:rFonts w:ascii="Bookman Old Style" w:hAnsi="Bookman Old Style"/>
          <w:b/>
          <w:bCs/>
          <w:sz w:val="28"/>
          <w:szCs w:val="28"/>
        </w:rPr>
      </w:pPr>
      <w:ins w:id="173" w:author="TOSHIBA" w:date="2022-08-05T12:43:00Z">
        <w:r w:rsidRPr="0060076C">
          <w:rPr>
            <w:rFonts w:ascii="Bookman Old Style" w:hAnsi="Bookman Old Style"/>
            <w:b/>
            <w:bCs/>
            <w:sz w:val="28"/>
            <w:szCs w:val="28"/>
            <w:u w:val="single"/>
          </w:rPr>
          <w:t>Devoir N</w:t>
        </w:r>
      </w:ins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°3</w:t>
      </w:r>
      <w:ins w:id="174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Epreuves </w:t>
        </w:r>
      </w:ins>
      <w:r>
        <w:rPr>
          <w:rFonts w:ascii="Bookman Old Style" w:hAnsi="Bookman Old Style"/>
          <w:b/>
          <w:bCs/>
          <w:sz w:val="28"/>
          <w:szCs w:val="28"/>
        </w:rPr>
        <w:t>Prat</w:t>
      </w:r>
      <w:ins w:id="175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iques - Durée : </w:t>
        </w:r>
      </w:ins>
      <w:r>
        <w:rPr>
          <w:rFonts w:ascii="Bookman Old Style" w:hAnsi="Bookman Old Style"/>
          <w:b/>
          <w:bCs/>
          <w:sz w:val="28"/>
          <w:szCs w:val="28"/>
        </w:rPr>
        <w:t>6</w:t>
      </w:r>
      <w:ins w:id="176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</w:p>
    <w:bookmarkEnd w:id="163"/>
    <w:p w14:paraId="4C6CD27D" w14:textId="77777777" w:rsidR="0012278F" w:rsidRDefault="0012278F" w:rsidP="0012278F">
      <w:pPr>
        <w:rPr>
          <w:rFonts w:ascii="Bookman Old Style" w:hAnsi="Bookman Old Style"/>
          <w:b/>
          <w:bCs/>
          <w:sz w:val="28"/>
          <w:szCs w:val="28"/>
        </w:rPr>
      </w:pPr>
    </w:p>
    <w:p w14:paraId="05D3F38F" w14:textId="77777777" w:rsidR="0012278F" w:rsidRDefault="0012278F" w:rsidP="0012278F">
      <w:pPr>
        <w:rPr>
          <w:rFonts w:ascii="Bookman Old Style" w:hAnsi="Bookman Old Style"/>
          <w:b/>
          <w:bCs/>
          <w:sz w:val="28"/>
          <w:szCs w:val="28"/>
        </w:rPr>
      </w:pPr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SUJET</w:t>
      </w:r>
      <w:r>
        <w:rPr>
          <w:rFonts w:ascii="Bookman Old Style" w:hAnsi="Bookman Old Style"/>
          <w:b/>
          <w:bCs/>
          <w:sz w:val="28"/>
          <w:szCs w:val="28"/>
        </w:rPr>
        <w:t xml:space="preserve"> B</w:t>
      </w:r>
    </w:p>
    <w:p w14:paraId="2F3368E0" w14:textId="77777777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  <w:r w:rsidRPr="004315CF">
        <w:rPr>
          <w:rFonts w:ascii="Bookman Old Style" w:hAnsi="Bookman Old Style"/>
          <w:sz w:val="28"/>
          <w:szCs w:val="28"/>
          <w:u w:val="single"/>
        </w:rPr>
        <w:t>Texte</w:t>
      </w:r>
      <w:r>
        <w:rPr>
          <w:rFonts w:ascii="Bookman Old Style" w:hAnsi="Bookman Old Style"/>
          <w:sz w:val="28"/>
          <w:szCs w:val="28"/>
        </w:rPr>
        <w:t> :</w:t>
      </w:r>
    </w:p>
    <w:p w14:paraId="624B2E7E" w14:textId="77777777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L’année scolaire 2021-2022 s’est achevée d’où après les examens de fin d’année, Melle Précieuse Triomphe </w:t>
      </w:r>
      <w:r w:rsidRPr="00222C4D">
        <w:rPr>
          <w:rFonts w:ascii="Bookman Old Style" w:hAnsi="Bookman Old Style"/>
          <w:b/>
          <w:bCs/>
          <w:sz w:val="28"/>
          <w:szCs w:val="28"/>
        </w:rPr>
        <w:t>KINDAFOKE</w:t>
      </w:r>
      <w:r>
        <w:rPr>
          <w:rFonts w:ascii="Bookman Old Style" w:hAnsi="Bookman Old Style"/>
          <w:sz w:val="28"/>
          <w:szCs w:val="28"/>
        </w:rPr>
        <w:t xml:space="preserve"> en collaboration avec ses parents voudrait affirmer sa foi à Jésus-Christ.</w:t>
      </w:r>
    </w:p>
    <w:p w14:paraId="79437ECC" w14:textId="77777777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Les parents décident de faire coudre à leur fille un</w:t>
      </w:r>
      <w:r w:rsidRPr="00222C4D">
        <w:rPr>
          <w:rFonts w:ascii="Bookman Old Style" w:hAnsi="Bookman Old Style"/>
          <w:b/>
          <w:bCs/>
          <w:sz w:val="36"/>
          <w:szCs w:val="36"/>
        </w:rPr>
        <w:t xml:space="preserve"> Corsage Tailleur</w:t>
      </w:r>
      <w:r>
        <w:rPr>
          <w:rFonts w:ascii="Bookman Old Style" w:hAnsi="Bookman Old Style"/>
          <w:sz w:val="28"/>
          <w:szCs w:val="28"/>
        </w:rPr>
        <w:t xml:space="preserve"> selon les mesures ci-après :</w:t>
      </w:r>
    </w:p>
    <w:p w14:paraId="1E815AF5" w14:textId="7FFDBA4C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LC 67,50 ; TT 86 ; TP 108 ; HP 29 ; LT Devant 48 ; LT Dos 43 ; ES 22 ; LM 22 ; TB 112 ; TE 42 ; LD 22. TM 42</w:t>
      </w:r>
    </w:p>
    <w:p w14:paraId="5EF96E35" w14:textId="1DF78BA1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3CB45822" w14:textId="77777777" w:rsidR="00B10545" w:rsidRDefault="00B10545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6DA5F67A" w14:textId="77777777" w:rsidR="00B10545" w:rsidRDefault="00B10545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12ED9644" w14:textId="77777777" w:rsidR="00B10545" w:rsidRDefault="00B10545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3FAA7091" w14:textId="77777777" w:rsidR="00B10545" w:rsidRDefault="00B10545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08AD378E" w14:textId="77777777" w:rsidR="00B10545" w:rsidRDefault="00B10545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783903FF" w14:textId="77777777" w:rsidR="00B10545" w:rsidRDefault="00B10545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3E5B3D6E" w14:textId="77777777" w:rsidR="00B10545" w:rsidRDefault="00B10545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4D507F19" w14:textId="77777777" w:rsidR="00B10545" w:rsidRDefault="00B10545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2428CFA1" w14:textId="77777777" w:rsidR="00B10545" w:rsidRDefault="00B10545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4CB21C65" w14:textId="77777777" w:rsidR="00B10545" w:rsidRDefault="00B10545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67F81E6A" w14:textId="77777777" w:rsidR="00B10545" w:rsidRDefault="00B10545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34B3AC8A" w14:textId="77777777" w:rsidR="00B10545" w:rsidRDefault="00B10545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6BEEF06A" w14:textId="77777777" w:rsidR="00B10545" w:rsidRDefault="00B10545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4262F26A" w14:textId="77777777" w:rsidR="00B10545" w:rsidRPr="0012278F" w:rsidRDefault="00B10545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0B3ED559" w14:textId="77777777" w:rsidR="0012278F" w:rsidRPr="00563AEA" w:rsidRDefault="0012278F" w:rsidP="0012278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77" w:name="_Hlk113618910"/>
      <w:r>
        <w:rPr>
          <w:noProof/>
          <w:lang w:eastAsia="fr-FR"/>
        </w:rPr>
        <w:drawing>
          <wp:anchor distT="0" distB="0" distL="114300" distR="114300" simplePos="0" relativeHeight="251683840" behindDoc="0" locked="0" layoutInCell="1" allowOverlap="1" wp14:anchorId="27E165CB" wp14:editId="0D0ADACA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3" name="Image 3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048B657E" w14:textId="77777777" w:rsidR="0012278F" w:rsidRPr="00563AEA" w:rsidRDefault="0012278F" w:rsidP="0012278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72C1420D" w14:textId="77777777" w:rsidR="0012278F" w:rsidRPr="00563AEA" w:rsidRDefault="0012278F" w:rsidP="0012278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7B0FDE29" w14:textId="77777777" w:rsidR="0012278F" w:rsidRPr="0012067D" w:rsidRDefault="0012278F" w:rsidP="001227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2ACACB66" w14:textId="77777777" w:rsidR="0012278F" w:rsidRPr="003C35A0" w:rsidRDefault="0012278F">
      <w:pPr>
        <w:jc w:val="right"/>
        <w:rPr>
          <w:rFonts w:ascii="Bookman Old Style" w:hAnsi="Bookman Old Style"/>
          <w:sz w:val="24"/>
          <w:rPrChange w:id="178" w:author="TOSHIBA" w:date="2022-08-05T12:43:00Z">
            <w:rPr/>
          </w:rPrChange>
        </w:rPr>
        <w:pPrChange w:id="179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180" w:author="TOSHIBA" w:date="2022-08-05T12:43:00Z">
            <w:rPr/>
          </w:rPrChange>
        </w:rPr>
        <w:t xml:space="preserve">Lundi, </w:t>
      </w:r>
      <w:del w:id="181" w:author="TOSHIBA" w:date="2022-08-05T12:43:00Z">
        <w:r>
          <w:delText>8</w:delText>
        </w:r>
      </w:del>
      <w:r>
        <w:rPr>
          <w:rFonts w:ascii="Bookman Old Style" w:hAnsi="Bookman Old Style"/>
          <w:sz w:val="24"/>
          <w:szCs w:val="24"/>
        </w:rPr>
        <w:t>12 Septembre</w:t>
      </w:r>
      <w:r w:rsidRPr="003C35A0">
        <w:rPr>
          <w:rFonts w:ascii="Bookman Old Style" w:hAnsi="Bookman Old Style"/>
          <w:sz w:val="24"/>
          <w:rPrChange w:id="182" w:author="TOSHIBA" w:date="2022-08-05T12:43:00Z">
            <w:rPr/>
          </w:rPrChange>
        </w:rPr>
        <w:t xml:space="preserve"> 2022</w:t>
      </w:r>
    </w:p>
    <w:p w14:paraId="40E9CF50" w14:textId="77777777" w:rsidR="0012278F" w:rsidRPr="00315EDF" w:rsidRDefault="0012278F" w:rsidP="0012278F">
      <w:pPr>
        <w:rPr>
          <w:ins w:id="183" w:author="TOSHIBA" w:date="2022-08-05T12:43:00Z"/>
          <w:rFonts w:ascii="Bookman Old Style" w:hAnsi="Bookman Old Style"/>
          <w:sz w:val="24"/>
        </w:rPr>
      </w:pPr>
      <w:r w:rsidRPr="003C35A0">
        <w:rPr>
          <w:rFonts w:ascii="Bookman Old Style" w:hAnsi="Bookman Old Style"/>
          <w:sz w:val="24"/>
          <w:rPrChange w:id="184" w:author="TOSHIBA" w:date="2022-08-05T12:43:00Z">
            <w:rPr/>
          </w:rPrChange>
        </w:rPr>
        <w:t xml:space="preserve">Nom et Prénoms : </w:t>
      </w:r>
      <w:del w:id="185" w:author="TOSHIBA" w:date="2022-08-05T12:43:00Z">
        <w:r>
          <w:delText>………………………………………………………………………………………………………………………………..</w:delText>
        </w:r>
      </w:del>
      <w:ins w:id="186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>
          <w:rPr>
            <w:rFonts w:ascii="Bookman Old Style" w:hAnsi="Bookman Old Style"/>
            <w:sz w:val="24"/>
            <w:szCs w:val="24"/>
          </w:rPr>
          <w:t>…..</w:t>
        </w:r>
      </w:ins>
    </w:p>
    <w:p w14:paraId="172B3A07" w14:textId="5093104E" w:rsidR="0071343C" w:rsidRDefault="0012278F" w:rsidP="0012152B">
      <w:pPr>
        <w:jc w:val="both"/>
        <w:rPr>
          <w:rFonts w:ascii="Bookman Old Style" w:hAnsi="Bookman Old Style"/>
          <w:b/>
          <w:bCs/>
          <w:sz w:val="28"/>
          <w:szCs w:val="28"/>
        </w:rPr>
      </w:pPr>
      <w:ins w:id="187" w:author="TOSHIBA" w:date="2022-08-05T12:43:00Z">
        <w:r w:rsidRPr="0060076C">
          <w:rPr>
            <w:rFonts w:ascii="Bookman Old Style" w:hAnsi="Bookman Old Style"/>
            <w:b/>
            <w:bCs/>
            <w:sz w:val="28"/>
            <w:szCs w:val="28"/>
            <w:u w:val="single"/>
          </w:rPr>
          <w:t>Devoir N</w:t>
        </w:r>
      </w:ins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°3</w:t>
      </w:r>
      <w:ins w:id="188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</w:t>
        </w:r>
      </w:ins>
      <w:r>
        <w:rPr>
          <w:rFonts w:ascii="Bookman Old Style" w:hAnsi="Bookman Old Style"/>
          <w:b/>
          <w:bCs/>
          <w:sz w:val="28"/>
          <w:szCs w:val="28"/>
        </w:rPr>
        <w:t xml:space="preserve"> </w:t>
      </w:r>
    </w:p>
    <w:p w14:paraId="34E56D5C" w14:textId="77777777" w:rsidR="00724CCA" w:rsidRPr="0012152B" w:rsidRDefault="00724CCA" w:rsidP="0012152B">
      <w:pPr>
        <w:jc w:val="both"/>
        <w:rPr>
          <w:rFonts w:ascii="Bookman Old Style" w:hAnsi="Bookman Old Style"/>
          <w:sz w:val="28"/>
          <w:szCs w:val="28"/>
        </w:rPr>
      </w:pPr>
    </w:p>
    <w:p w14:paraId="64C2FFEF" w14:textId="2CDA5F9F" w:rsidR="0012278F" w:rsidRDefault="0012278F" w:rsidP="0012278F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 xml:space="preserve">NIVEAU 1/A </w:t>
      </w:r>
      <w:ins w:id="189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Epreuves </w:t>
        </w:r>
      </w:ins>
      <w:r>
        <w:rPr>
          <w:rFonts w:ascii="Bookman Old Style" w:hAnsi="Bookman Old Style"/>
          <w:b/>
          <w:bCs/>
          <w:sz w:val="28"/>
          <w:szCs w:val="28"/>
        </w:rPr>
        <w:t>Théor</w:t>
      </w:r>
      <w:ins w:id="190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iques - Durée : </w:t>
        </w:r>
      </w:ins>
      <w:r w:rsidR="0071343C">
        <w:rPr>
          <w:rFonts w:ascii="Bookman Old Style" w:hAnsi="Bookman Old Style"/>
          <w:b/>
          <w:bCs/>
          <w:sz w:val="28"/>
          <w:szCs w:val="28"/>
        </w:rPr>
        <w:t>2</w:t>
      </w:r>
      <w:ins w:id="191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  <w:r w:rsidR="00724CCA">
        <w:rPr>
          <w:rFonts w:ascii="Bookman Old Style" w:hAnsi="Bookman Old Style"/>
          <w:b/>
          <w:bCs/>
          <w:sz w:val="28"/>
          <w:szCs w:val="28"/>
        </w:rPr>
        <w:t xml:space="preserve"> 30 mn</w:t>
      </w:r>
    </w:p>
    <w:bookmarkEnd w:id="177"/>
    <w:p w14:paraId="59352829" w14:textId="67529A83" w:rsidR="0071343C" w:rsidRDefault="0071343C" w:rsidP="0012278F">
      <w:pPr>
        <w:rPr>
          <w:rFonts w:ascii="Bookman Old Style" w:hAnsi="Bookman Old Style"/>
          <w:b/>
          <w:bCs/>
          <w:sz w:val="28"/>
          <w:szCs w:val="28"/>
        </w:rPr>
      </w:pPr>
    </w:p>
    <w:p w14:paraId="66FE89D3" w14:textId="057513DD" w:rsidR="0071343C" w:rsidRPr="00724CCA" w:rsidRDefault="00724CCA" w:rsidP="0012278F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 xml:space="preserve">                               </w:t>
      </w:r>
      <w:r w:rsidR="0071343C" w:rsidRPr="00724CCA">
        <w:rPr>
          <w:rFonts w:ascii="Bookman Old Style" w:hAnsi="Bookman Old Style"/>
          <w:b/>
          <w:bCs/>
          <w:i/>
          <w:iCs/>
          <w:sz w:val="40"/>
          <w:szCs w:val="40"/>
          <w:u w:val="single"/>
        </w:rPr>
        <w:t>Sujet :</w:t>
      </w:r>
    </w:p>
    <w:p w14:paraId="63F4CB91" w14:textId="542535B7" w:rsidR="0071343C" w:rsidRPr="00222FE0" w:rsidRDefault="0071343C" w:rsidP="005F3432">
      <w:pPr>
        <w:pStyle w:val="Paragraphedeliste"/>
        <w:numPr>
          <w:ilvl w:val="0"/>
          <w:numId w:val="17"/>
        </w:numPr>
        <w:jc w:val="both"/>
        <w:rPr>
          <w:rFonts w:ascii="Bookman Old Style" w:hAnsi="Bookman Old Style"/>
          <w:sz w:val="32"/>
          <w:szCs w:val="28"/>
        </w:rPr>
      </w:pPr>
      <w:r w:rsidRPr="00222FE0">
        <w:rPr>
          <w:rFonts w:ascii="Bookman Old Style" w:hAnsi="Bookman Old Style"/>
          <w:sz w:val="32"/>
          <w:szCs w:val="28"/>
        </w:rPr>
        <w:t xml:space="preserve">Citez les activités </w:t>
      </w:r>
      <w:r w:rsidR="00361F25" w:rsidRPr="00222FE0">
        <w:rPr>
          <w:rFonts w:ascii="Bookman Old Style" w:hAnsi="Bookman Old Style"/>
          <w:sz w:val="32"/>
          <w:szCs w:val="28"/>
        </w:rPr>
        <w:t>d’un couturier(e) ;</w:t>
      </w:r>
      <w:r w:rsidR="00E45EE8" w:rsidRPr="00222FE0">
        <w:rPr>
          <w:rFonts w:ascii="Bookman Old Style" w:hAnsi="Bookman Old Style"/>
          <w:sz w:val="32"/>
          <w:szCs w:val="28"/>
        </w:rPr>
        <w:t xml:space="preserve"> </w:t>
      </w:r>
      <w:r w:rsidR="005F3432" w:rsidRPr="00222FE0">
        <w:rPr>
          <w:rFonts w:ascii="Bookman Old Style" w:hAnsi="Bookman Old Style"/>
          <w:b/>
          <w:bCs/>
          <w:sz w:val="32"/>
          <w:szCs w:val="28"/>
        </w:rPr>
        <w:t>2 pts</w:t>
      </w:r>
    </w:p>
    <w:p w14:paraId="0CCA09D5" w14:textId="307FDDFA" w:rsidR="00361F25" w:rsidRPr="00222FE0" w:rsidRDefault="00361F25" w:rsidP="005F3432">
      <w:pPr>
        <w:pStyle w:val="Paragraphedeliste"/>
        <w:numPr>
          <w:ilvl w:val="0"/>
          <w:numId w:val="17"/>
        </w:numPr>
        <w:jc w:val="both"/>
        <w:rPr>
          <w:rFonts w:ascii="Bookman Old Style" w:hAnsi="Bookman Old Style"/>
          <w:sz w:val="32"/>
          <w:szCs w:val="28"/>
        </w:rPr>
      </w:pPr>
      <w:r w:rsidRPr="00222FE0">
        <w:rPr>
          <w:rFonts w:ascii="Bookman Old Style" w:hAnsi="Bookman Old Style"/>
          <w:sz w:val="32"/>
          <w:szCs w:val="28"/>
        </w:rPr>
        <w:t>Citez par ordre les étapes qu’il faut pour réaliser un modèle jusqu’à la livraison ;</w:t>
      </w:r>
      <w:r w:rsidR="005F3432" w:rsidRPr="00222FE0">
        <w:rPr>
          <w:rFonts w:ascii="Bookman Old Style" w:hAnsi="Bookman Old Style"/>
          <w:sz w:val="32"/>
          <w:szCs w:val="28"/>
        </w:rPr>
        <w:t xml:space="preserve"> </w:t>
      </w:r>
      <w:r w:rsidR="005F3432" w:rsidRPr="00222FE0">
        <w:rPr>
          <w:rFonts w:ascii="Bookman Old Style" w:hAnsi="Bookman Old Style"/>
          <w:b/>
          <w:bCs/>
          <w:sz w:val="32"/>
          <w:szCs w:val="28"/>
        </w:rPr>
        <w:t>2 pts</w:t>
      </w:r>
    </w:p>
    <w:p w14:paraId="1C8D00C2" w14:textId="53148C97" w:rsidR="00361F25" w:rsidRPr="00222FE0" w:rsidRDefault="00361F25" w:rsidP="005F3432">
      <w:pPr>
        <w:pStyle w:val="Paragraphedeliste"/>
        <w:numPr>
          <w:ilvl w:val="0"/>
          <w:numId w:val="17"/>
        </w:numPr>
        <w:jc w:val="both"/>
        <w:rPr>
          <w:rFonts w:ascii="Bookman Old Style" w:hAnsi="Bookman Old Style"/>
          <w:sz w:val="32"/>
          <w:szCs w:val="28"/>
        </w:rPr>
      </w:pPr>
      <w:r w:rsidRPr="00222FE0">
        <w:rPr>
          <w:rFonts w:ascii="Bookman Old Style" w:hAnsi="Bookman Old Style"/>
          <w:sz w:val="32"/>
          <w:szCs w:val="28"/>
        </w:rPr>
        <w:t>Donnez la définition du Corsage sans manche avec découpe princesse ;</w:t>
      </w:r>
      <w:r w:rsidR="005F3432" w:rsidRPr="00222FE0">
        <w:rPr>
          <w:rFonts w:ascii="Bookman Old Style" w:hAnsi="Bookman Old Style"/>
          <w:sz w:val="32"/>
          <w:szCs w:val="28"/>
        </w:rPr>
        <w:t xml:space="preserve"> </w:t>
      </w:r>
      <w:r w:rsidR="005F3432" w:rsidRPr="00222FE0">
        <w:rPr>
          <w:rFonts w:ascii="Bookman Old Style" w:hAnsi="Bookman Old Style"/>
          <w:b/>
          <w:bCs/>
          <w:sz w:val="32"/>
          <w:szCs w:val="28"/>
        </w:rPr>
        <w:t>2 pts</w:t>
      </w:r>
    </w:p>
    <w:p w14:paraId="5BEF5E04" w14:textId="371235C3" w:rsidR="000D7C20" w:rsidRPr="00222FE0" w:rsidRDefault="00707033" w:rsidP="005F3432">
      <w:pPr>
        <w:pStyle w:val="Paragraphedeliste"/>
        <w:numPr>
          <w:ilvl w:val="0"/>
          <w:numId w:val="17"/>
        </w:numPr>
        <w:jc w:val="both"/>
        <w:rPr>
          <w:rFonts w:ascii="Bookman Old Style" w:hAnsi="Bookman Old Style"/>
          <w:sz w:val="32"/>
          <w:szCs w:val="28"/>
        </w:rPr>
      </w:pPr>
      <w:r w:rsidRPr="00222FE0">
        <w:rPr>
          <w:rFonts w:ascii="Bookman Old Style" w:hAnsi="Bookman Old Style"/>
          <w:sz w:val="32"/>
          <w:szCs w:val="28"/>
        </w:rPr>
        <w:t>a</w:t>
      </w:r>
      <w:r w:rsidR="00CE6F9A" w:rsidRPr="00222FE0">
        <w:rPr>
          <w:rFonts w:ascii="Bookman Old Style" w:hAnsi="Bookman Old Style"/>
          <w:sz w:val="32"/>
          <w:szCs w:val="28"/>
        </w:rPr>
        <w:t xml:space="preserve">) </w:t>
      </w:r>
      <w:r w:rsidR="000D7C20" w:rsidRPr="00222FE0">
        <w:rPr>
          <w:rFonts w:ascii="Bookman Old Style" w:hAnsi="Bookman Old Style"/>
          <w:sz w:val="32"/>
          <w:szCs w:val="28"/>
        </w:rPr>
        <w:t>Au choix d’une mesure de ta cliente du Corsage dame sans manche avec découpe princesse, donnez le résultat</w:t>
      </w:r>
      <w:r w:rsidR="00C82720" w:rsidRPr="00222FE0">
        <w:rPr>
          <w:rFonts w:ascii="Bookman Old Style" w:hAnsi="Bookman Old Style"/>
          <w:sz w:val="32"/>
          <w:szCs w:val="28"/>
        </w:rPr>
        <w:t xml:space="preserve"> de toutes les formules pour réaliser le tracé de base ;</w:t>
      </w:r>
      <w:r w:rsidR="005F3432" w:rsidRPr="00222FE0">
        <w:rPr>
          <w:rFonts w:ascii="Bookman Old Style" w:hAnsi="Bookman Old Style"/>
          <w:sz w:val="32"/>
          <w:szCs w:val="28"/>
        </w:rPr>
        <w:t xml:space="preserve"> </w:t>
      </w:r>
      <w:r w:rsidR="005F3432" w:rsidRPr="00222FE0">
        <w:rPr>
          <w:rFonts w:ascii="Bookman Old Style" w:hAnsi="Bookman Old Style"/>
          <w:b/>
          <w:bCs/>
          <w:sz w:val="32"/>
          <w:szCs w:val="28"/>
        </w:rPr>
        <w:t>1,50 pts</w:t>
      </w:r>
    </w:p>
    <w:p w14:paraId="058E7409" w14:textId="4D1D7E20" w:rsidR="00CE6F9A" w:rsidRPr="00222FE0" w:rsidRDefault="00C82720" w:rsidP="005F3432">
      <w:pPr>
        <w:pStyle w:val="Paragraphedeliste"/>
        <w:jc w:val="both"/>
        <w:rPr>
          <w:rFonts w:ascii="Bookman Old Style" w:hAnsi="Bookman Old Style"/>
          <w:sz w:val="32"/>
          <w:szCs w:val="28"/>
        </w:rPr>
      </w:pPr>
      <w:r w:rsidRPr="00222FE0">
        <w:rPr>
          <w:rFonts w:ascii="Bookman Old Style" w:hAnsi="Bookman Old Style"/>
          <w:sz w:val="32"/>
          <w:szCs w:val="28"/>
        </w:rPr>
        <w:t>b)</w:t>
      </w:r>
      <w:r w:rsidR="00CE6F9A" w:rsidRPr="00222FE0">
        <w:rPr>
          <w:rFonts w:ascii="Bookman Old Style" w:hAnsi="Bookman Old Style"/>
          <w:sz w:val="32"/>
          <w:szCs w:val="28"/>
        </w:rPr>
        <w:t xml:space="preserve"> Combien de pièces pourrait-tu retrouver à la fin de la coupe ?</w:t>
      </w:r>
      <w:r w:rsidR="005F3432" w:rsidRPr="00222FE0">
        <w:rPr>
          <w:rFonts w:ascii="Bookman Old Style" w:hAnsi="Bookman Old Style"/>
          <w:sz w:val="32"/>
          <w:szCs w:val="28"/>
        </w:rPr>
        <w:t xml:space="preserve"> </w:t>
      </w:r>
      <w:r w:rsidR="005F3432" w:rsidRPr="00222FE0">
        <w:rPr>
          <w:rFonts w:ascii="Bookman Old Style" w:hAnsi="Bookman Old Style"/>
          <w:b/>
          <w:bCs/>
          <w:sz w:val="32"/>
          <w:szCs w:val="28"/>
        </w:rPr>
        <w:t>1,50 pts</w:t>
      </w:r>
      <w:r w:rsidR="005F3432" w:rsidRPr="00222FE0">
        <w:rPr>
          <w:rFonts w:ascii="Bookman Old Style" w:hAnsi="Bookman Old Style"/>
          <w:sz w:val="32"/>
          <w:szCs w:val="28"/>
        </w:rPr>
        <w:t xml:space="preserve"> </w:t>
      </w:r>
    </w:p>
    <w:p w14:paraId="1D9FC64D" w14:textId="317914E1" w:rsidR="00B1236C" w:rsidRPr="00222FE0" w:rsidRDefault="00CE6F9A" w:rsidP="005F3432">
      <w:pPr>
        <w:jc w:val="both"/>
        <w:rPr>
          <w:rFonts w:ascii="Bookman Old Style" w:hAnsi="Bookman Old Style"/>
          <w:sz w:val="32"/>
          <w:szCs w:val="28"/>
        </w:rPr>
      </w:pPr>
      <w:r w:rsidRPr="00222FE0">
        <w:rPr>
          <w:rFonts w:ascii="Bookman Old Style" w:hAnsi="Bookman Old Style"/>
          <w:sz w:val="32"/>
          <w:szCs w:val="28"/>
        </w:rPr>
        <w:t xml:space="preserve">5- </w:t>
      </w:r>
      <w:r w:rsidR="00B1236C" w:rsidRPr="00222FE0">
        <w:rPr>
          <w:rFonts w:ascii="Bookman Old Style" w:hAnsi="Bookman Old Style"/>
          <w:sz w:val="32"/>
          <w:szCs w:val="28"/>
        </w:rPr>
        <w:t xml:space="preserve">a) </w:t>
      </w:r>
      <w:r w:rsidRPr="00222FE0">
        <w:rPr>
          <w:rFonts w:ascii="Bookman Old Style" w:hAnsi="Bookman Old Style"/>
          <w:sz w:val="32"/>
          <w:szCs w:val="28"/>
        </w:rPr>
        <w:t xml:space="preserve">Quels sont les matériels utilisés lors de </w:t>
      </w:r>
      <w:r w:rsidR="00D733D5" w:rsidRPr="00222FE0">
        <w:rPr>
          <w:rFonts w:ascii="Bookman Old Style" w:hAnsi="Bookman Old Style"/>
          <w:sz w:val="32"/>
          <w:szCs w:val="28"/>
        </w:rPr>
        <w:t xml:space="preserve">la </w:t>
      </w:r>
      <w:r w:rsidRPr="00222FE0">
        <w:rPr>
          <w:rFonts w:ascii="Bookman Old Style" w:hAnsi="Bookman Old Style"/>
          <w:sz w:val="32"/>
          <w:szCs w:val="28"/>
        </w:rPr>
        <w:t>réalis</w:t>
      </w:r>
      <w:r w:rsidR="00D733D5" w:rsidRPr="00222FE0">
        <w:rPr>
          <w:rFonts w:ascii="Bookman Old Style" w:hAnsi="Bookman Old Style"/>
          <w:sz w:val="32"/>
          <w:szCs w:val="28"/>
        </w:rPr>
        <w:t>ation</w:t>
      </w:r>
      <w:r w:rsidRPr="00222FE0">
        <w:rPr>
          <w:rFonts w:ascii="Bookman Old Style" w:hAnsi="Bookman Old Style"/>
          <w:sz w:val="32"/>
          <w:szCs w:val="28"/>
        </w:rPr>
        <w:t xml:space="preserve"> le </w:t>
      </w:r>
      <w:r w:rsidR="00E45EE8" w:rsidRPr="00222FE0">
        <w:rPr>
          <w:rFonts w:ascii="Bookman Old Style" w:hAnsi="Bookman Old Style"/>
          <w:sz w:val="32"/>
          <w:szCs w:val="28"/>
        </w:rPr>
        <w:t xml:space="preserve">  </w:t>
      </w:r>
      <w:r w:rsidRPr="00222FE0">
        <w:rPr>
          <w:rFonts w:ascii="Bookman Old Style" w:hAnsi="Bookman Old Style"/>
          <w:sz w:val="32"/>
          <w:szCs w:val="28"/>
        </w:rPr>
        <w:t>tra</w:t>
      </w:r>
      <w:r w:rsidR="00707033" w:rsidRPr="00222FE0">
        <w:rPr>
          <w:rFonts w:ascii="Bookman Old Style" w:hAnsi="Bookman Old Style"/>
          <w:sz w:val="32"/>
          <w:szCs w:val="28"/>
        </w:rPr>
        <w:t xml:space="preserve">cer </w:t>
      </w:r>
      <w:r w:rsidR="00E45EE8" w:rsidRPr="00222FE0">
        <w:rPr>
          <w:rFonts w:ascii="Bookman Old Style" w:hAnsi="Bookman Old Style"/>
          <w:sz w:val="32"/>
          <w:szCs w:val="28"/>
        </w:rPr>
        <w:t xml:space="preserve">      </w:t>
      </w:r>
      <w:r w:rsidR="00707033" w:rsidRPr="00222FE0">
        <w:rPr>
          <w:rFonts w:ascii="Bookman Old Style" w:hAnsi="Bookman Old Style"/>
          <w:sz w:val="32"/>
          <w:szCs w:val="28"/>
        </w:rPr>
        <w:t>de</w:t>
      </w:r>
      <w:r w:rsidR="00D733D5" w:rsidRPr="00222FE0">
        <w:rPr>
          <w:rFonts w:ascii="Bookman Old Style" w:hAnsi="Bookman Old Style"/>
          <w:sz w:val="32"/>
          <w:szCs w:val="28"/>
        </w:rPr>
        <w:t xml:space="preserve"> </w:t>
      </w:r>
      <w:r w:rsidR="00707033" w:rsidRPr="00222FE0">
        <w:rPr>
          <w:rFonts w:ascii="Bookman Old Style" w:hAnsi="Bookman Old Style"/>
          <w:sz w:val="32"/>
          <w:szCs w:val="28"/>
        </w:rPr>
        <w:t>base de la jupe classique droit</w:t>
      </w:r>
      <w:r w:rsidR="00B1236C" w:rsidRPr="00222FE0">
        <w:rPr>
          <w:rFonts w:ascii="Bookman Old Style" w:hAnsi="Bookman Old Style"/>
          <w:sz w:val="32"/>
          <w:szCs w:val="28"/>
        </w:rPr>
        <w:t>e ;</w:t>
      </w:r>
      <w:r w:rsidR="005F3432" w:rsidRPr="00222FE0">
        <w:rPr>
          <w:rFonts w:ascii="Bookman Old Style" w:hAnsi="Bookman Old Style"/>
          <w:sz w:val="32"/>
          <w:szCs w:val="28"/>
        </w:rPr>
        <w:t xml:space="preserve"> </w:t>
      </w:r>
      <w:r w:rsidR="005F3432" w:rsidRPr="00222FE0">
        <w:rPr>
          <w:rFonts w:ascii="Bookman Old Style" w:hAnsi="Bookman Old Style"/>
          <w:b/>
          <w:bCs/>
          <w:sz w:val="32"/>
          <w:szCs w:val="28"/>
        </w:rPr>
        <w:t>1 pt</w:t>
      </w:r>
    </w:p>
    <w:p w14:paraId="5FF3A896" w14:textId="5D54A53D" w:rsidR="00A904D7" w:rsidRPr="00222FE0" w:rsidRDefault="006061C0" w:rsidP="005F3432">
      <w:pPr>
        <w:jc w:val="both"/>
        <w:rPr>
          <w:rFonts w:ascii="Bookman Old Style" w:hAnsi="Bookman Old Style"/>
          <w:sz w:val="32"/>
          <w:szCs w:val="28"/>
        </w:rPr>
      </w:pPr>
      <w:r w:rsidRPr="00222FE0">
        <w:rPr>
          <w:rFonts w:ascii="Bookman Old Style" w:hAnsi="Bookman Old Style"/>
          <w:sz w:val="32"/>
          <w:szCs w:val="28"/>
        </w:rPr>
        <w:t xml:space="preserve">    </w:t>
      </w:r>
      <w:r w:rsidR="005F3432" w:rsidRPr="00222FE0">
        <w:rPr>
          <w:rFonts w:ascii="Bookman Old Style" w:hAnsi="Bookman Old Style"/>
          <w:sz w:val="32"/>
          <w:szCs w:val="28"/>
        </w:rPr>
        <w:t>6</w:t>
      </w:r>
      <w:r w:rsidRPr="00222FE0">
        <w:rPr>
          <w:rFonts w:ascii="Bookman Old Style" w:hAnsi="Bookman Old Style"/>
          <w:sz w:val="32"/>
          <w:szCs w:val="28"/>
        </w:rPr>
        <w:t xml:space="preserve"> – Réaliser le tracer de base de la chemise Bohoumba Homme manche courte selon les mesures ci-après</w:t>
      </w:r>
      <w:r w:rsidR="00563A61" w:rsidRPr="00222FE0">
        <w:rPr>
          <w:rFonts w:ascii="Bookman Old Style" w:hAnsi="Bookman Old Style"/>
          <w:sz w:val="32"/>
          <w:szCs w:val="28"/>
        </w:rPr>
        <w:t> :</w:t>
      </w:r>
      <w:r w:rsidRPr="00222FE0">
        <w:rPr>
          <w:rFonts w:ascii="Bookman Old Style" w:hAnsi="Bookman Old Style"/>
          <w:sz w:val="32"/>
          <w:szCs w:val="28"/>
        </w:rPr>
        <w:t xml:space="preserve"> </w:t>
      </w:r>
      <w:r w:rsidR="005F3432" w:rsidRPr="00222FE0">
        <w:rPr>
          <w:rFonts w:ascii="Bookman Old Style" w:hAnsi="Bookman Old Style"/>
          <w:b/>
          <w:bCs/>
          <w:sz w:val="32"/>
          <w:szCs w:val="28"/>
        </w:rPr>
        <w:t>10 pts</w:t>
      </w:r>
    </w:p>
    <w:p w14:paraId="4561B3A9" w14:textId="675A3E37" w:rsidR="00B1236C" w:rsidRPr="00222FE0" w:rsidRDefault="00A904D7" w:rsidP="005F3432">
      <w:pPr>
        <w:jc w:val="both"/>
        <w:rPr>
          <w:rFonts w:ascii="Bookman Old Style" w:hAnsi="Bookman Old Style"/>
          <w:sz w:val="32"/>
          <w:szCs w:val="28"/>
        </w:rPr>
      </w:pPr>
      <w:r w:rsidRPr="00222FE0">
        <w:rPr>
          <w:rFonts w:ascii="Bookman Old Style" w:hAnsi="Bookman Old Style"/>
          <w:sz w:val="32"/>
          <w:szCs w:val="28"/>
        </w:rPr>
        <w:t>LB : 23 ; TP : 26 ; TT : 26 ; TB : 33,50 ; demi-dos : 8 ; LM : 8/15/21 ; TE : 13.</w:t>
      </w:r>
      <w:r w:rsidR="006061C0" w:rsidRPr="00222FE0">
        <w:rPr>
          <w:rFonts w:ascii="Bookman Old Style" w:hAnsi="Bookman Old Style"/>
          <w:sz w:val="32"/>
          <w:szCs w:val="28"/>
        </w:rPr>
        <w:t xml:space="preserve"> </w:t>
      </w:r>
      <w:r w:rsidR="00D733D5" w:rsidRPr="00222FE0">
        <w:rPr>
          <w:rFonts w:ascii="Bookman Old Style" w:hAnsi="Bookman Old Style"/>
          <w:sz w:val="32"/>
          <w:szCs w:val="28"/>
        </w:rPr>
        <w:t xml:space="preserve"> </w:t>
      </w:r>
    </w:p>
    <w:p w14:paraId="21171B46" w14:textId="77777777" w:rsidR="00B1236C" w:rsidRPr="005F3432" w:rsidRDefault="00B1236C" w:rsidP="005F3432">
      <w:pPr>
        <w:rPr>
          <w:rFonts w:ascii="Bookman Old Style" w:hAnsi="Bookman Old Style"/>
          <w:sz w:val="28"/>
          <w:szCs w:val="28"/>
        </w:rPr>
      </w:pPr>
    </w:p>
    <w:p w14:paraId="6FAA347C" w14:textId="61C264B6" w:rsidR="0012278F" w:rsidRDefault="005F3432" w:rsidP="000F381D">
      <w:pPr>
        <w:tabs>
          <w:tab w:val="left" w:pos="3952"/>
        </w:tabs>
        <w:rPr>
          <w:b/>
          <w:bCs/>
          <w:sz w:val="36"/>
          <w:szCs w:val="24"/>
        </w:rPr>
      </w:pPr>
      <w:r>
        <w:rPr>
          <w:b/>
          <w:bCs/>
          <w:sz w:val="36"/>
          <w:szCs w:val="24"/>
        </w:rPr>
        <w:t xml:space="preserve">                                                                         </w:t>
      </w:r>
      <w:r w:rsidR="00563A61" w:rsidRPr="005F3432">
        <w:rPr>
          <w:b/>
          <w:bCs/>
          <w:sz w:val="36"/>
          <w:szCs w:val="24"/>
        </w:rPr>
        <w:t>Bonne Chance !</w:t>
      </w:r>
    </w:p>
    <w:p w14:paraId="799E8E2E" w14:textId="52C16269" w:rsidR="00814BD1" w:rsidRDefault="00814BD1" w:rsidP="000F381D">
      <w:pPr>
        <w:tabs>
          <w:tab w:val="left" w:pos="3952"/>
        </w:tabs>
        <w:rPr>
          <w:b/>
          <w:bCs/>
          <w:sz w:val="36"/>
          <w:szCs w:val="24"/>
        </w:rPr>
      </w:pPr>
    </w:p>
    <w:p w14:paraId="5FE93EF8" w14:textId="12218E5B" w:rsidR="00814BD1" w:rsidRDefault="00814BD1" w:rsidP="000F381D">
      <w:pPr>
        <w:tabs>
          <w:tab w:val="left" w:pos="3952"/>
        </w:tabs>
        <w:rPr>
          <w:b/>
          <w:bCs/>
          <w:sz w:val="36"/>
          <w:szCs w:val="24"/>
        </w:rPr>
      </w:pPr>
    </w:p>
    <w:p w14:paraId="68FA9290" w14:textId="77777777" w:rsidR="00B10545" w:rsidRDefault="00B10545" w:rsidP="000F381D">
      <w:pPr>
        <w:tabs>
          <w:tab w:val="left" w:pos="3952"/>
        </w:tabs>
        <w:rPr>
          <w:b/>
          <w:bCs/>
          <w:sz w:val="36"/>
          <w:szCs w:val="24"/>
        </w:rPr>
      </w:pPr>
    </w:p>
    <w:p w14:paraId="305AD7B0" w14:textId="77777777" w:rsidR="00814BD1" w:rsidRPr="00563AEA" w:rsidRDefault="00814BD1" w:rsidP="00814BD1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92" w:name="_Hlk114307677"/>
      <w:r>
        <w:rPr>
          <w:noProof/>
          <w:lang w:eastAsia="fr-FR"/>
        </w:rPr>
        <w:drawing>
          <wp:anchor distT="0" distB="0" distL="114300" distR="114300" simplePos="0" relativeHeight="251685888" behindDoc="0" locked="0" layoutInCell="1" allowOverlap="1" wp14:anchorId="6BAA10C8" wp14:editId="7652C0FD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4" name="Image 4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281138E8" w14:textId="77777777" w:rsidR="00814BD1" w:rsidRPr="00563AEA" w:rsidRDefault="00814BD1" w:rsidP="00814BD1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37C0D813" w14:textId="77777777" w:rsidR="00814BD1" w:rsidRPr="00563AEA" w:rsidRDefault="00814BD1" w:rsidP="00814BD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7C2E28CA" w14:textId="77777777" w:rsidR="00814BD1" w:rsidRPr="0012067D" w:rsidRDefault="00814BD1" w:rsidP="00814B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11DFD010" w14:textId="77777777" w:rsidR="00814BD1" w:rsidRPr="003C35A0" w:rsidRDefault="00814BD1">
      <w:pPr>
        <w:jc w:val="right"/>
        <w:rPr>
          <w:rFonts w:ascii="Bookman Old Style" w:hAnsi="Bookman Old Style"/>
          <w:sz w:val="24"/>
          <w:rPrChange w:id="193" w:author="TOSHIBA" w:date="2022-08-05T12:43:00Z">
            <w:rPr/>
          </w:rPrChange>
        </w:rPr>
        <w:pPrChange w:id="194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195" w:author="TOSHIBA" w:date="2022-08-05T12:43:00Z">
            <w:rPr/>
          </w:rPrChange>
        </w:rPr>
        <w:t xml:space="preserve">Lundi, </w:t>
      </w:r>
      <w:del w:id="196" w:author="TOSHIBA" w:date="2022-08-05T12:43:00Z">
        <w:r>
          <w:delText>8</w:delText>
        </w:r>
      </w:del>
      <w:r>
        <w:rPr>
          <w:rFonts w:ascii="Bookman Old Style" w:hAnsi="Bookman Old Style"/>
          <w:sz w:val="24"/>
          <w:szCs w:val="24"/>
        </w:rPr>
        <w:t>12 Septembre</w:t>
      </w:r>
      <w:r w:rsidRPr="003C35A0">
        <w:rPr>
          <w:rFonts w:ascii="Bookman Old Style" w:hAnsi="Bookman Old Style"/>
          <w:sz w:val="24"/>
          <w:rPrChange w:id="197" w:author="TOSHIBA" w:date="2022-08-05T12:43:00Z">
            <w:rPr/>
          </w:rPrChange>
        </w:rPr>
        <w:t xml:space="preserve"> 2022</w:t>
      </w:r>
    </w:p>
    <w:p w14:paraId="523DA0E5" w14:textId="77777777" w:rsidR="00814BD1" w:rsidRPr="00315EDF" w:rsidRDefault="00814BD1" w:rsidP="00814BD1">
      <w:pPr>
        <w:rPr>
          <w:ins w:id="198" w:author="TOSHIBA" w:date="2022-08-05T12:43:00Z"/>
          <w:rFonts w:ascii="Bookman Old Style" w:hAnsi="Bookman Old Style"/>
          <w:sz w:val="24"/>
        </w:rPr>
      </w:pPr>
      <w:r w:rsidRPr="003C35A0">
        <w:rPr>
          <w:rFonts w:ascii="Bookman Old Style" w:hAnsi="Bookman Old Style"/>
          <w:sz w:val="24"/>
          <w:rPrChange w:id="199" w:author="TOSHIBA" w:date="2022-08-05T12:43:00Z">
            <w:rPr/>
          </w:rPrChange>
        </w:rPr>
        <w:t xml:space="preserve">Nom et Prénoms : </w:t>
      </w:r>
      <w:del w:id="200" w:author="TOSHIBA" w:date="2022-08-05T12:43:00Z">
        <w:r>
          <w:delText>………………………………………………………………………………………………………………………………..</w:delText>
        </w:r>
      </w:del>
      <w:ins w:id="201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>
          <w:rPr>
            <w:rFonts w:ascii="Bookman Old Style" w:hAnsi="Bookman Old Style"/>
            <w:sz w:val="24"/>
            <w:szCs w:val="24"/>
          </w:rPr>
          <w:t>…..</w:t>
        </w:r>
      </w:ins>
    </w:p>
    <w:p w14:paraId="01027709" w14:textId="569D4173" w:rsidR="007815BF" w:rsidRDefault="00814BD1" w:rsidP="007815BF">
      <w:pPr>
        <w:jc w:val="both"/>
        <w:rPr>
          <w:rFonts w:ascii="Bookman Old Style" w:hAnsi="Bookman Old Style"/>
          <w:b/>
          <w:bCs/>
          <w:sz w:val="28"/>
          <w:szCs w:val="28"/>
        </w:rPr>
      </w:pPr>
      <w:ins w:id="202" w:author="TOSHIBA" w:date="2022-08-05T12:43:00Z">
        <w:r w:rsidRPr="0060076C">
          <w:rPr>
            <w:rFonts w:ascii="Bookman Old Style" w:hAnsi="Bookman Old Style"/>
            <w:b/>
            <w:bCs/>
            <w:sz w:val="28"/>
            <w:szCs w:val="28"/>
            <w:u w:val="single"/>
          </w:rPr>
          <w:t>Devoir N</w:t>
        </w:r>
      </w:ins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°3</w:t>
      </w:r>
      <w:ins w:id="203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</w:t>
        </w:r>
      </w:ins>
      <w:r>
        <w:rPr>
          <w:rFonts w:ascii="Bookman Old Style" w:hAnsi="Bookman Old Style"/>
          <w:b/>
          <w:bCs/>
          <w:sz w:val="28"/>
          <w:szCs w:val="28"/>
        </w:rPr>
        <w:t xml:space="preserve">NIVEAU 1/A </w:t>
      </w:r>
    </w:p>
    <w:p w14:paraId="2C3E4356" w14:textId="7F4BEB26" w:rsidR="00814BD1" w:rsidRDefault="00814BD1" w:rsidP="007815BF">
      <w:pPr>
        <w:jc w:val="both"/>
        <w:rPr>
          <w:rFonts w:ascii="Bookman Old Style" w:hAnsi="Bookman Old Style"/>
          <w:b/>
          <w:bCs/>
          <w:sz w:val="28"/>
          <w:szCs w:val="28"/>
        </w:rPr>
      </w:pPr>
      <w:ins w:id="204" w:author="TOSHIBA" w:date="2022-08-05T12:43:00Z">
        <w:r w:rsidRPr="00BB7244">
          <w:rPr>
            <w:rFonts w:ascii="Bookman Old Style" w:hAnsi="Bookman Old Style"/>
            <w:b/>
            <w:bCs/>
            <w:sz w:val="28"/>
            <w:szCs w:val="28"/>
            <w:u w:val="single"/>
          </w:rPr>
          <w:t xml:space="preserve">Epreuves </w:t>
        </w:r>
      </w:ins>
      <w:r w:rsidRPr="00BB7244">
        <w:rPr>
          <w:rFonts w:ascii="Bookman Old Style" w:hAnsi="Bookman Old Style"/>
          <w:b/>
          <w:bCs/>
          <w:sz w:val="28"/>
          <w:szCs w:val="28"/>
          <w:u w:val="single"/>
        </w:rPr>
        <w:t>Prat</w:t>
      </w:r>
      <w:ins w:id="205" w:author="TOSHIBA" w:date="2022-08-05T12:43:00Z">
        <w:r w:rsidRPr="00BB7244">
          <w:rPr>
            <w:rFonts w:ascii="Bookman Old Style" w:hAnsi="Bookman Old Style"/>
            <w:b/>
            <w:bCs/>
            <w:sz w:val="28"/>
            <w:szCs w:val="28"/>
            <w:u w:val="single"/>
          </w:rPr>
          <w:t>iques</w:t>
        </w:r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Durée : </w:t>
        </w:r>
      </w:ins>
      <w:r>
        <w:rPr>
          <w:rFonts w:ascii="Bookman Old Style" w:hAnsi="Bookman Old Style"/>
          <w:b/>
          <w:bCs/>
          <w:sz w:val="28"/>
          <w:szCs w:val="28"/>
        </w:rPr>
        <w:t>5</w:t>
      </w:r>
      <w:ins w:id="206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  <w:r w:rsidR="00BB7244">
        <w:rPr>
          <w:rFonts w:ascii="Bookman Old Style" w:hAnsi="Bookman Old Style"/>
          <w:b/>
          <w:bCs/>
          <w:sz w:val="28"/>
          <w:szCs w:val="28"/>
        </w:rPr>
        <w:t xml:space="preserve"> 30 mn</w:t>
      </w:r>
      <w:r>
        <w:rPr>
          <w:rFonts w:ascii="Bookman Old Style" w:hAnsi="Bookman Old Style"/>
          <w:b/>
          <w:bCs/>
          <w:sz w:val="28"/>
          <w:szCs w:val="28"/>
        </w:rPr>
        <w:t xml:space="preserve"> </w:t>
      </w:r>
    </w:p>
    <w:p w14:paraId="194858E9" w14:textId="27E0348F" w:rsidR="007815BF" w:rsidRPr="00BB7244" w:rsidRDefault="007815BF" w:rsidP="007815BF">
      <w:pPr>
        <w:jc w:val="both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BB7244">
        <w:rPr>
          <w:rFonts w:ascii="Bookman Old Style" w:hAnsi="Bookman Old Style"/>
          <w:b/>
          <w:bCs/>
          <w:sz w:val="28"/>
          <w:szCs w:val="28"/>
          <w:u w:val="single"/>
        </w:rPr>
        <w:t>SUJET UNIQUE</w:t>
      </w:r>
    </w:p>
    <w:bookmarkEnd w:id="192"/>
    <w:p w14:paraId="5F4D287D" w14:textId="18D458C3" w:rsidR="007815BF" w:rsidRDefault="007815BF" w:rsidP="007815BF">
      <w:pPr>
        <w:jc w:val="both"/>
        <w:rPr>
          <w:rFonts w:ascii="Bookman Old Style" w:hAnsi="Bookman Old Style"/>
          <w:sz w:val="28"/>
          <w:szCs w:val="28"/>
        </w:rPr>
      </w:pPr>
      <w:r w:rsidRPr="00BB7244">
        <w:rPr>
          <w:rFonts w:ascii="Bookman Old Style" w:hAnsi="Bookman Old Style"/>
          <w:sz w:val="28"/>
          <w:szCs w:val="28"/>
          <w:u w:val="single"/>
        </w:rPr>
        <w:t>Texte</w:t>
      </w:r>
      <w:r>
        <w:rPr>
          <w:rFonts w:ascii="Bookman Old Style" w:hAnsi="Bookman Old Style"/>
          <w:sz w:val="28"/>
          <w:szCs w:val="28"/>
        </w:rPr>
        <w:t xml:space="preserve"> : </w:t>
      </w:r>
    </w:p>
    <w:p w14:paraId="732C61C3" w14:textId="3AB2AFA4" w:rsidR="00E828B8" w:rsidRDefault="007815BF" w:rsidP="007815BF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Pour commémorer le 20</w:t>
      </w:r>
      <w:r w:rsidRPr="007815BF">
        <w:rPr>
          <w:rFonts w:ascii="Bookman Old Style" w:hAnsi="Bookman Old Style"/>
          <w:sz w:val="28"/>
          <w:szCs w:val="28"/>
          <w:vertAlign w:val="superscript"/>
        </w:rPr>
        <w:t>ème</w:t>
      </w:r>
      <w:r>
        <w:rPr>
          <w:rFonts w:ascii="Bookman Old Style" w:hAnsi="Bookman Old Style"/>
          <w:sz w:val="28"/>
          <w:szCs w:val="28"/>
        </w:rPr>
        <w:t xml:space="preserve"> anniversaire du Centre « ESPRIT du PAGNE », </w:t>
      </w:r>
      <w:r w:rsidR="00D811CE">
        <w:rPr>
          <w:rFonts w:ascii="Bookman Old Style" w:hAnsi="Bookman Old Style"/>
          <w:sz w:val="28"/>
          <w:szCs w:val="28"/>
        </w:rPr>
        <w:t>une</w:t>
      </w:r>
      <w:r>
        <w:rPr>
          <w:rFonts w:ascii="Bookman Old Style" w:hAnsi="Bookman Old Style"/>
          <w:sz w:val="28"/>
          <w:szCs w:val="28"/>
        </w:rPr>
        <w:t xml:space="preserve"> étudiante décide de coudre le Corsage de base</w:t>
      </w:r>
      <w:r w:rsidR="00D811CE">
        <w:rPr>
          <w:rFonts w:ascii="Bookman Old Style" w:hAnsi="Bookman Old Style"/>
          <w:sz w:val="28"/>
          <w:szCs w:val="28"/>
        </w:rPr>
        <w:t xml:space="preserve"> sans manche avec découpe </w:t>
      </w:r>
      <w:r w:rsidR="00E828B8">
        <w:rPr>
          <w:rFonts w:ascii="Bookman Old Style" w:hAnsi="Bookman Old Style"/>
          <w:sz w:val="28"/>
          <w:szCs w:val="28"/>
        </w:rPr>
        <w:t xml:space="preserve">princesse </w:t>
      </w:r>
      <w:r w:rsidR="00251931">
        <w:rPr>
          <w:rFonts w:ascii="Bookman Old Style" w:hAnsi="Bookman Old Style"/>
          <w:sz w:val="28"/>
          <w:szCs w:val="28"/>
        </w:rPr>
        <w:t>en g</w:t>
      </w:r>
      <w:r w:rsidR="00BB7244">
        <w:rPr>
          <w:rFonts w:ascii="Bookman Old Style" w:hAnsi="Bookman Old Style"/>
          <w:sz w:val="28"/>
          <w:szCs w:val="28"/>
        </w:rPr>
        <w:t>randeur réelle avec</w:t>
      </w:r>
      <w:r w:rsidR="00D811CE">
        <w:rPr>
          <w:rFonts w:ascii="Bookman Old Style" w:hAnsi="Bookman Old Style"/>
          <w:sz w:val="28"/>
          <w:szCs w:val="28"/>
        </w:rPr>
        <w:t xml:space="preserve"> les mesures ci-après : TP : 92 cm ; TT : 68 cm ; TB : 96 cm ; ES : 18 cm ; LT Dos : 38 cm ; HP : </w:t>
      </w:r>
      <w:r w:rsidR="00E828B8">
        <w:rPr>
          <w:rFonts w:ascii="Bookman Old Style" w:hAnsi="Bookman Old Style"/>
          <w:sz w:val="28"/>
          <w:szCs w:val="28"/>
        </w:rPr>
        <w:t>27 cm ; LT Devant : 42 cm ; LC : 60 cm ; ½ dos : 40 cm.</w:t>
      </w:r>
    </w:p>
    <w:p w14:paraId="5DC2082E" w14:textId="5811F05A" w:rsidR="00E828B8" w:rsidRDefault="00E828B8" w:rsidP="007815BF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Tâches demandées :</w:t>
      </w:r>
    </w:p>
    <w:p w14:paraId="433E87F5" w14:textId="09178EAF" w:rsidR="00E828B8" w:rsidRDefault="00E828B8" w:rsidP="007815BF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L’étudiante aura à :</w:t>
      </w:r>
    </w:p>
    <w:p w14:paraId="2B0578F5" w14:textId="43A7A912" w:rsidR="00E828B8" w:rsidRDefault="00E828B8" w:rsidP="00E828B8">
      <w:pPr>
        <w:pStyle w:val="Paragraphedeliste"/>
        <w:numPr>
          <w:ilvl w:val="0"/>
          <w:numId w:val="18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Construire les différentes pièces du patron du Corsage Dos et Devant</w:t>
      </w:r>
      <w:r w:rsidR="00251931">
        <w:rPr>
          <w:rFonts w:ascii="Bookman Old Style" w:hAnsi="Bookman Old Style"/>
          <w:sz w:val="28"/>
          <w:szCs w:val="28"/>
        </w:rPr>
        <w:t xml:space="preserve"> sr papier kraft ;</w:t>
      </w:r>
    </w:p>
    <w:p w14:paraId="10175E1D" w14:textId="61DF5897" w:rsidR="00251931" w:rsidRDefault="00251931" w:rsidP="00E828B8">
      <w:pPr>
        <w:pStyle w:val="Paragraphedeliste"/>
        <w:numPr>
          <w:ilvl w:val="0"/>
          <w:numId w:val="18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Rouler et découpez les pièces du patron ;</w:t>
      </w:r>
    </w:p>
    <w:p w14:paraId="6CA3C39D" w14:textId="019D487B" w:rsidR="00251931" w:rsidRDefault="00251931" w:rsidP="00E828B8">
      <w:pPr>
        <w:pStyle w:val="Paragraphedeliste"/>
        <w:numPr>
          <w:ilvl w:val="0"/>
          <w:numId w:val="18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Effectuer un plan de coupe ;</w:t>
      </w:r>
    </w:p>
    <w:p w14:paraId="09F24AEA" w14:textId="224277EE" w:rsidR="00251931" w:rsidRDefault="00251931" w:rsidP="00E828B8">
      <w:pPr>
        <w:pStyle w:val="Paragraphedeliste"/>
        <w:numPr>
          <w:ilvl w:val="0"/>
          <w:numId w:val="18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Procéder à la coupe des différentes pièces du tissu ;</w:t>
      </w:r>
    </w:p>
    <w:p w14:paraId="00EB3AE0" w14:textId="7D3A60FC" w:rsidR="00251931" w:rsidRPr="00251931" w:rsidRDefault="00251931" w:rsidP="00251931">
      <w:pPr>
        <w:pStyle w:val="Paragraphedeliste"/>
        <w:numPr>
          <w:ilvl w:val="0"/>
          <w:numId w:val="18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Exécuter l’assemblage et la finition.</w:t>
      </w:r>
    </w:p>
    <w:p w14:paraId="255DF567" w14:textId="2086EC85" w:rsidR="007815BF" w:rsidRPr="007815BF" w:rsidRDefault="00D811CE" w:rsidP="007815BF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</w:t>
      </w:r>
    </w:p>
    <w:p w14:paraId="4C4A4320" w14:textId="77777777" w:rsidR="007815BF" w:rsidRDefault="007815BF" w:rsidP="00814BD1">
      <w:pPr>
        <w:rPr>
          <w:rFonts w:ascii="Bookman Old Style" w:hAnsi="Bookman Old Style"/>
          <w:b/>
          <w:bCs/>
          <w:sz w:val="28"/>
          <w:szCs w:val="28"/>
        </w:rPr>
      </w:pPr>
    </w:p>
    <w:p w14:paraId="2C5EFFDE" w14:textId="1753602A" w:rsidR="00814BD1" w:rsidRDefault="00814BD1" w:rsidP="000F381D">
      <w:pPr>
        <w:tabs>
          <w:tab w:val="left" w:pos="3952"/>
        </w:tabs>
        <w:rPr>
          <w:b/>
          <w:bCs/>
          <w:sz w:val="36"/>
          <w:szCs w:val="24"/>
        </w:rPr>
      </w:pPr>
    </w:p>
    <w:p w14:paraId="15B04DE3" w14:textId="77777777" w:rsidR="00B10545" w:rsidRDefault="00B10545" w:rsidP="000F381D">
      <w:pPr>
        <w:tabs>
          <w:tab w:val="left" w:pos="3952"/>
        </w:tabs>
        <w:rPr>
          <w:b/>
          <w:bCs/>
          <w:sz w:val="36"/>
          <w:szCs w:val="24"/>
        </w:rPr>
      </w:pPr>
    </w:p>
    <w:p w14:paraId="6FDF2840" w14:textId="77777777" w:rsidR="00B10545" w:rsidRDefault="00B10545" w:rsidP="000F381D">
      <w:pPr>
        <w:tabs>
          <w:tab w:val="left" w:pos="3952"/>
        </w:tabs>
        <w:rPr>
          <w:b/>
          <w:bCs/>
          <w:sz w:val="36"/>
          <w:szCs w:val="24"/>
        </w:rPr>
      </w:pPr>
    </w:p>
    <w:p w14:paraId="5F181D94" w14:textId="77777777" w:rsidR="00B10545" w:rsidRDefault="00B10545" w:rsidP="000F381D">
      <w:pPr>
        <w:tabs>
          <w:tab w:val="left" w:pos="3952"/>
        </w:tabs>
        <w:rPr>
          <w:b/>
          <w:bCs/>
          <w:sz w:val="36"/>
          <w:szCs w:val="24"/>
        </w:rPr>
      </w:pPr>
    </w:p>
    <w:p w14:paraId="3B339A32" w14:textId="77777777" w:rsidR="00B10545" w:rsidRDefault="00B10545" w:rsidP="000F381D">
      <w:pPr>
        <w:tabs>
          <w:tab w:val="left" w:pos="3952"/>
        </w:tabs>
        <w:rPr>
          <w:b/>
          <w:bCs/>
          <w:sz w:val="36"/>
          <w:szCs w:val="24"/>
        </w:rPr>
      </w:pPr>
    </w:p>
    <w:p w14:paraId="45AF4B6D" w14:textId="77777777" w:rsidR="00B10545" w:rsidRDefault="00B10545" w:rsidP="000F381D">
      <w:pPr>
        <w:tabs>
          <w:tab w:val="left" w:pos="3952"/>
        </w:tabs>
        <w:rPr>
          <w:b/>
          <w:bCs/>
          <w:sz w:val="36"/>
          <w:szCs w:val="24"/>
        </w:rPr>
      </w:pPr>
    </w:p>
    <w:p w14:paraId="749CDE82" w14:textId="4111045B" w:rsidR="006726B6" w:rsidRDefault="006726B6" w:rsidP="000F381D">
      <w:pPr>
        <w:tabs>
          <w:tab w:val="left" w:pos="3952"/>
        </w:tabs>
        <w:rPr>
          <w:b/>
          <w:bCs/>
          <w:sz w:val="36"/>
          <w:szCs w:val="24"/>
        </w:rPr>
      </w:pPr>
    </w:p>
    <w:p w14:paraId="7D539D7C" w14:textId="77777777" w:rsidR="006726B6" w:rsidRPr="00563AEA" w:rsidRDefault="006726B6" w:rsidP="006726B6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FR"/>
        </w:rPr>
        <w:drawing>
          <wp:anchor distT="0" distB="0" distL="114300" distR="114300" simplePos="0" relativeHeight="251687936" behindDoc="0" locked="0" layoutInCell="1" allowOverlap="1" wp14:anchorId="58D8F60B" wp14:editId="5CFA02EB">
            <wp:simplePos x="0" y="0"/>
            <wp:positionH relativeFrom="margin">
              <wp:posOffset>-99060</wp:posOffset>
            </wp:positionH>
            <wp:positionV relativeFrom="paragraph">
              <wp:posOffset>261620</wp:posOffset>
            </wp:positionV>
            <wp:extent cx="1221638" cy="749935"/>
            <wp:effectExtent l="0" t="0" r="0" b="0"/>
            <wp:wrapNone/>
            <wp:docPr id="5" name="Image 5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0BCD9F3A" w14:textId="77777777" w:rsidR="006726B6" w:rsidRPr="00563AEA" w:rsidRDefault="006726B6" w:rsidP="006726B6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6A622D3D" w14:textId="77777777" w:rsidR="006726B6" w:rsidRPr="00563AEA" w:rsidRDefault="006726B6" w:rsidP="006726B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536E6DB4" w14:textId="77777777" w:rsidR="006726B6" w:rsidRPr="0012067D" w:rsidRDefault="006726B6" w:rsidP="006726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4E73657C" w14:textId="5CCDD3B9" w:rsidR="006726B6" w:rsidRPr="003C35A0" w:rsidRDefault="006726B6">
      <w:pPr>
        <w:jc w:val="right"/>
        <w:rPr>
          <w:rFonts w:ascii="Bookman Old Style" w:hAnsi="Bookman Old Style"/>
          <w:sz w:val="24"/>
          <w:rPrChange w:id="207" w:author="TOSHIBA" w:date="2022-08-05T12:43:00Z">
            <w:rPr/>
          </w:rPrChange>
        </w:rPr>
        <w:pPrChange w:id="208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209" w:author="TOSHIBA" w:date="2022-08-05T12:43:00Z">
            <w:rPr/>
          </w:rPrChange>
        </w:rPr>
        <w:t xml:space="preserve">Lundi, </w:t>
      </w:r>
      <w:del w:id="210" w:author="TOSHIBA" w:date="2022-08-05T12:43:00Z">
        <w:r>
          <w:delText>8</w:delText>
        </w:r>
      </w:del>
      <w:r>
        <w:rPr>
          <w:rFonts w:ascii="Bookman Old Style" w:hAnsi="Bookman Old Style"/>
          <w:sz w:val="24"/>
          <w:szCs w:val="24"/>
        </w:rPr>
        <w:t>19 Septembre</w:t>
      </w:r>
      <w:r w:rsidRPr="003C35A0">
        <w:rPr>
          <w:rFonts w:ascii="Bookman Old Style" w:hAnsi="Bookman Old Style"/>
          <w:sz w:val="24"/>
          <w:rPrChange w:id="211" w:author="TOSHIBA" w:date="2022-08-05T12:43:00Z">
            <w:rPr/>
          </w:rPrChange>
        </w:rPr>
        <w:t xml:space="preserve"> 2022</w:t>
      </w:r>
    </w:p>
    <w:p w14:paraId="479FDC0A" w14:textId="04BED08C" w:rsidR="006726B6" w:rsidRDefault="006726B6" w:rsidP="006726B6">
      <w:pPr>
        <w:jc w:val="both"/>
        <w:rPr>
          <w:rFonts w:ascii="Bookman Old Style" w:hAnsi="Bookman Old Style"/>
          <w:b/>
          <w:bCs/>
          <w:sz w:val="28"/>
          <w:szCs w:val="28"/>
        </w:rPr>
      </w:pPr>
      <w:ins w:id="212" w:author="TOSHIBA" w:date="2022-08-05T12:43:00Z">
        <w:r w:rsidRPr="0060076C">
          <w:rPr>
            <w:rFonts w:ascii="Bookman Old Style" w:hAnsi="Bookman Old Style"/>
            <w:b/>
            <w:bCs/>
            <w:sz w:val="28"/>
            <w:szCs w:val="28"/>
            <w:u w:val="single"/>
          </w:rPr>
          <w:t>Devoir N</w:t>
        </w:r>
      </w:ins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°3</w:t>
      </w:r>
      <w:ins w:id="213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</w:t>
        </w:r>
      </w:ins>
      <w:r>
        <w:rPr>
          <w:rFonts w:ascii="Bookman Old Style" w:hAnsi="Bookman Old Style"/>
          <w:b/>
          <w:bCs/>
          <w:sz w:val="28"/>
          <w:szCs w:val="28"/>
        </w:rPr>
        <w:t xml:space="preserve">NIVEAU 2 </w:t>
      </w:r>
    </w:p>
    <w:p w14:paraId="5AC93E81" w14:textId="54FC5CCA" w:rsidR="006726B6" w:rsidRDefault="006726B6" w:rsidP="006726B6">
      <w:pPr>
        <w:jc w:val="both"/>
        <w:rPr>
          <w:rFonts w:ascii="Bookman Old Style" w:hAnsi="Bookman Old Style"/>
          <w:b/>
          <w:bCs/>
          <w:sz w:val="28"/>
          <w:szCs w:val="28"/>
        </w:rPr>
      </w:pPr>
      <w:ins w:id="214" w:author="TOSHIBA" w:date="2022-08-05T12:43:00Z">
        <w:r w:rsidRPr="00BB7244">
          <w:rPr>
            <w:rFonts w:ascii="Bookman Old Style" w:hAnsi="Bookman Old Style"/>
            <w:b/>
            <w:bCs/>
            <w:sz w:val="28"/>
            <w:szCs w:val="28"/>
            <w:u w:val="single"/>
          </w:rPr>
          <w:t xml:space="preserve">Epreuves </w:t>
        </w:r>
      </w:ins>
      <w:r>
        <w:rPr>
          <w:rFonts w:ascii="Bookman Old Style" w:hAnsi="Bookman Old Style"/>
          <w:b/>
          <w:bCs/>
          <w:sz w:val="28"/>
          <w:szCs w:val="28"/>
          <w:u w:val="single"/>
        </w:rPr>
        <w:t>Théoriques :</w:t>
      </w:r>
      <w:ins w:id="215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Durée : </w:t>
        </w:r>
      </w:ins>
      <w:r>
        <w:rPr>
          <w:rFonts w:ascii="Bookman Old Style" w:hAnsi="Bookman Old Style"/>
          <w:b/>
          <w:bCs/>
          <w:sz w:val="28"/>
          <w:szCs w:val="28"/>
        </w:rPr>
        <w:t>2</w:t>
      </w:r>
      <w:ins w:id="216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  <w:r>
        <w:rPr>
          <w:rFonts w:ascii="Bookman Old Style" w:hAnsi="Bookman Old Style"/>
          <w:b/>
          <w:bCs/>
          <w:sz w:val="28"/>
          <w:szCs w:val="28"/>
        </w:rPr>
        <w:t xml:space="preserve"> 30 mn </w:t>
      </w:r>
    </w:p>
    <w:p w14:paraId="756FB0A7" w14:textId="28B558F7" w:rsidR="006726B6" w:rsidRDefault="006726B6" w:rsidP="006726B6">
      <w:pPr>
        <w:jc w:val="both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BB7244">
        <w:rPr>
          <w:rFonts w:ascii="Bookman Old Style" w:hAnsi="Bookman Old Style"/>
          <w:b/>
          <w:bCs/>
          <w:sz w:val="28"/>
          <w:szCs w:val="28"/>
          <w:u w:val="single"/>
        </w:rPr>
        <w:t>SUJET UNIQUE</w:t>
      </w:r>
    </w:p>
    <w:p w14:paraId="5022CC47" w14:textId="3A80A54C" w:rsidR="006726B6" w:rsidRDefault="006726B6" w:rsidP="006726B6">
      <w:pPr>
        <w:pStyle w:val="Paragraphedeliste"/>
        <w:numPr>
          <w:ilvl w:val="0"/>
          <w:numId w:val="20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Donnez la fonction d’usage de pantalon </w:t>
      </w:r>
      <w:r w:rsidR="005C2876">
        <w:rPr>
          <w:rFonts w:ascii="Bookman Old Style" w:hAnsi="Bookman Old Style"/>
          <w:sz w:val="28"/>
          <w:szCs w:val="28"/>
        </w:rPr>
        <w:t>Homme sans plis.</w:t>
      </w:r>
      <w:r w:rsidR="003F5D7B">
        <w:rPr>
          <w:rFonts w:ascii="Bookman Old Style" w:hAnsi="Bookman Old Style"/>
          <w:sz w:val="28"/>
          <w:szCs w:val="28"/>
        </w:rPr>
        <w:t xml:space="preserve"> 02 pts</w:t>
      </w:r>
    </w:p>
    <w:p w14:paraId="58A9C934" w14:textId="76409277" w:rsidR="005C2876" w:rsidRDefault="005C2876" w:rsidP="006726B6">
      <w:pPr>
        <w:pStyle w:val="Paragraphedeliste"/>
        <w:numPr>
          <w:ilvl w:val="0"/>
          <w:numId w:val="20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Donnez la fonction technique du pantalon Féminin.</w:t>
      </w:r>
      <w:r w:rsidR="003F5D7B">
        <w:rPr>
          <w:rFonts w:ascii="Bookman Old Style" w:hAnsi="Bookman Old Style"/>
          <w:sz w:val="28"/>
          <w:szCs w:val="28"/>
        </w:rPr>
        <w:t xml:space="preserve"> 02 pts</w:t>
      </w:r>
    </w:p>
    <w:p w14:paraId="2D9EFC8D" w14:textId="18A53EBA" w:rsidR="005C2876" w:rsidRDefault="005C2876" w:rsidP="006726B6">
      <w:pPr>
        <w:pStyle w:val="Paragraphedeliste"/>
        <w:numPr>
          <w:ilvl w:val="0"/>
          <w:numId w:val="20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Donnez la fonction d’usage de la Chemise.</w:t>
      </w:r>
      <w:r w:rsidR="003F5D7B">
        <w:rPr>
          <w:rFonts w:ascii="Bookman Old Style" w:hAnsi="Bookman Old Style"/>
          <w:sz w:val="28"/>
          <w:szCs w:val="28"/>
        </w:rPr>
        <w:t xml:space="preserve"> 02 pts</w:t>
      </w:r>
    </w:p>
    <w:p w14:paraId="2A836AE7" w14:textId="2FB94311" w:rsidR="005C2876" w:rsidRDefault="005C2876" w:rsidP="006726B6">
      <w:pPr>
        <w:pStyle w:val="Paragraphedeliste"/>
        <w:numPr>
          <w:ilvl w:val="0"/>
          <w:numId w:val="20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Quel est le nom du Col avec bouton ?</w:t>
      </w:r>
      <w:r w:rsidR="003F5D7B">
        <w:rPr>
          <w:rFonts w:ascii="Bookman Old Style" w:hAnsi="Bookman Old Style"/>
          <w:sz w:val="28"/>
          <w:szCs w:val="28"/>
        </w:rPr>
        <w:t xml:space="preserve"> 02 pts</w:t>
      </w:r>
    </w:p>
    <w:p w14:paraId="6607BC90" w14:textId="5C322F41" w:rsidR="005C2876" w:rsidRDefault="005C2876" w:rsidP="006726B6">
      <w:pPr>
        <w:pStyle w:val="Paragraphedeliste"/>
        <w:numPr>
          <w:ilvl w:val="0"/>
          <w:numId w:val="20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Quel est le nom du</w:t>
      </w:r>
      <w:r w:rsidR="00450D2E">
        <w:rPr>
          <w:rFonts w:ascii="Bookman Old Style" w:hAnsi="Bookman Old Style"/>
          <w:sz w:val="28"/>
          <w:szCs w:val="28"/>
        </w:rPr>
        <w:t xml:space="preserve"> bas de la Chemise ?</w:t>
      </w:r>
      <w:r w:rsidR="003F5D7B">
        <w:rPr>
          <w:rFonts w:ascii="Bookman Old Style" w:hAnsi="Bookman Old Style"/>
          <w:sz w:val="28"/>
          <w:szCs w:val="28"/>
        </w:rPr>
        <w:t xml:space="preserve"> 02 pts</w:t>
      </w:r>
    </w:p>
    <w:p w14:paraId="4C9E0B54" w14:textId="2EBA4066" w:rsidR="005C2876" w:rsidRDefault="00450D2E" w:rsidP="006726B6">
      <w:pPr>
        <w:pStyle w:val="Paragraphedeliste"/>
        <w:numPr>
          <w:ilvl w:val="0"/>
          <w:numId w:val="20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Faites le tracé du Col 5</w:t>
      </w:r>
      <w:r w:rsidRPr="00450D2E">
        <w:rPr>
          <w:rFonts w:ascii="Bookman Old Style" w:hAnsi="Bookman Old Style"/>
          <w:sz w:val="28"/>
          <w:szCs w:val="28"/>
          <w:vertAlign w:val="superscript"/>
        </w:rPr>
        <w:t>ème</w:t>
      </w:r>
      <w:r>
        <w:rPr>
          <w:rFonts w:ascii="Bookman Old Style" w:hAnsi="Bookman Old Style"/>
          <w:sz w:val="28"/>
          <w:szCs w:val="28"/>
        </w:rPr>
        <w:t xml:space="preserve"> Avenue dont le tour d’encolure est 39 cm.</w:t>
      </w:r>
      <w:r w:rsidR="003F5D7B">
        <w:rPr>
          <w:rFonts w:ascii="Bookman Old Style" w:hAnsi="Bookman Old Style"/>
          <w:sz w:val="28"/>
          <w:szCs w:val="28"/>
        </w:rPr>
        <w:t xml:space="preserve"> 04 pts</w:t>
      </w:r>
    </w:p>
    <w:p w14:paraId="0A76081C" w14:textId="7A4A15E4" w:rsidR="00450D2E" w:rsidRDefault="00450D2E" w:rsidP="006726B6">
      <w:pPr>
        <w:pStyle w:val="Paragraphedeliste"/>
        <w:numPr>
          <w:ilvl w:val="0"/>
          <w:numId w:val="20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Faites le dessein de la Manche de Chemise manche longue mesure</w:t>
      </w:r>
      <w:r w:rsidR="00B10545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 xml:space="preserve">58 cm avec son poignet. </w:t>
      </w:r>
      <w:r w:rsidR="003F5D7B">
        <w:rPr>
          <w:rFonts w:ascii="Bookman Old Style" w:hAnsi="Bookman Old Style"/>
          <w:sz w:val="28"/>
          <w:szCs w:val="28"/>
        </w:rPr>
        <w:t>04 pts</w:t>
      </w:r>
    </w:p>
    <w:p w14:paraId="42BBEAEA" w14:textId="6E9F1CD5" w:rsidR="00450D2E" w:rsidRDefault="00450D2E" w:rsidP="006726B6">
      <w:pPr>
        <w:pStyle w:val="Paragraphedeliste"/>
        <w:numPr>
          <w:ilvl w:val="0"/>
          <w:numId w:val="20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Donnez la </w:t>
      </w:r>
      <w:r w:rsidR="003F5D7B">
        <w:rPr>
          <w:rFonts w:ascii="Bookman Old Style" w:hAnsi="Bookman Old Style"/>
          <w:sz w:val="28"/>
          <w:szCs w:val="28"/>
        </w:rPr>
        <w:t>fonction technique de la Chemise. 02 pts</w:t>
      </w:r>
    </w:p>
    <w:p w14:paraId="6922066C" w14:textId="70E4A8F2" w:rsidR="000A2E70" w:rsidRDefault="00B10545" w:rsidP="000A2E70">
      <w:pPr>
        <w:pStyle w:val="Paragraphedeliste"/>
        <w:jc w:val="both"/>
        <w:rPr>
          <w:rFonts w:ascii="Bookman Old Style" w:hAnsi="Bookman Old Style"/>
          <w:sz w:val="28"/>
          <w:szCs w:val="28"/>
        </w:rPr>
      </w:pPr>
      <w:r>
        <w:rPr>
          <w:rFonts w:ascii="Bradley Hand ITC" w:hAnsi="Bradley Hand ITC"/>
          <w:b/>
          <w:bCs/>
          <w:noProof/>
          <w:sz w:val="3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C35C24A" wp14:editId="7ACF35A6">
                <wp:simplePos x="0" y="0"/>
                <wp:positionH relativeFrom="column">
                  <wp:posOffset>-285750</wp:posOffset>
                </wp:positionH>
                <wp:positionV relativeFrom="paragraph">
                  <wp:posOffset>224790</wp:posOffset>
                </wp:positionV>
                <wp:extent cx="7296150" cy="0"/>
                <wp:effectExtent l="0" t="0" r="19050" b="19050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96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6906F4" id="Connecteur droit 17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5pt,17.7pt" to="552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7A7E7B3F" w14:textId="5D0DAE4D" w:rsidR="000A2E70" w:rsidRDefault="000A2E70" w:rsidP="000A2E70">
      <w:pPr>
        <w:pStyle w:val="Paragraphedeliste"/>
        <w:jc w:val="both"/>
        <w:rPr>
          <w:rFonts w:ascii="Bookman Old Style" w:hAnsi="Bookman Old Style"/>
          <w:sz w:val="28"/>
          <w:szCs w:val="28"/>
        </w:rPr>
      </w:pPr>
    </w:p>
    <w:p w14:paraId="15B5AFAD" w14:textId="77777777" w:rsidR="00B10545" w:rsidRPr="00563AEA" w:rsidRDefault="00B10545" w:rsidP="00B10545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FR"/>
        </w:rPr>
        <w:drawing>
          <wp:anchor distT="0" distB="0" distL="114300" distR="114300" simplePos="0" relativeHeight="251692032" behindDoc="0" locked="0" layoutInCell="1" allowOverlap="1" wp14:anchorId="762BEDEC" wp14:editId="0E536CD3">
            <wp:simplePos x="0" y="0"/>
            <wp:positionH relativeFrom="margin">
              <wp:posOffset>-99060</wp:posOffset>
            </wp:positionH>
            <wp:positionV relativeFrom="paragraph">
              <wp:posOffset>261620</wp:posOffset>
            </wp:positionV>
            <wp:extent cx="1221638" cy="749935"/>
            <wp:effectExtent l="0" t="0" r="0" b="0"/>
            <wp:wrapNone/>
            <wp:docPr id="13" name="Image 13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7621387E" w14:textId="77777777" w:rsidR="00B10545" w:rsidRPr="00563AEA" w:rsidRDefault="00B10545" w:rsidP="00B10545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73811FE6" w14:textId="77777777" w:rsidR="00B10545" w:rsidRPr="00563AEA" w:rsidRDefault="00B10545" w:rsidP="00B10545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3BB1AA93" w14:textId="77777777" w:rsidR="00B10545" w:rsidRPr="0012067D" w:rsidRDefault="00B10545" w:rsidP="00B105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29E99229" w14:textId="77777777" w:rsidR="00B10545" w:rsidRPr="003C35A0" w:rsidRDefault="00B10545">
      <w:pPr>
        <w:jc w:val="right"/>
        <w:rPr>
          <w:rFonts w:ascii="Bookman Old Style" w:hAnsi="Bookman Old Style"/>
          <w:sz w:val="24"/>
          <w:rPrChange w:id="217" w:author="TOSHIBA" w:date="2022-08-05T12:43:00Z">
            <w:rPr/>
          </w:rPrChange>
        </w:rPr>
        <w:pPrChange w:id="218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219" w:author="TOSHIBA" w:date="2022-08-05T12:43:00Z">
            <w:rPr/>
          </w:rPrChange>
        </w:rPr>
        <w:t xml:space="preserve">Lundi, </w:t>
      </w:r>
      <w:del w:id="220" w:author="TOSHIBA" w:date="2022-08-05T12:43:00Z">
        <w:r>
          <w:delText>8</w:delText>
        </w:r>
      </w:del>
      <w:r>
        <w:rPr>
          <w:rFonts w:ascii="Bookman Old Style" w:hAnsi="Bookman Old Style"/>
          <w:sz w:val="24"/>
          <w:szCs w:val="24"/>
        </w:rPr>
        <w:t>19 Septembre</w:t>
      </w:r>
      <w:r w:rsidRPr="003C35A0">
        <w:rPr>
          <w:rFonts w:ascii="Bookman Old Style" w:hAnsi="Bookman Old Style"/>
          <w:sz w:val="24"/>
          <w:rPrChange w:id="221" w:author="TOSHIBA" w:date="2022-08-05T12:43:00Z">
            <w:rPr/>
          </w:rPrChange>
        </w:rPr>
        <w:t xml:space="preserve"> 2022</w:t>
      </w:r>
    </w:p>
    <w:p w14:paraId="0098F0B0" w14:textId="77777777" w:rsidR="00B10545" w:rsidRDefault="00B10545" w:rsidP="00B10545">
      <w:pPr>
        <w:jc w:val="both"/>
        <w:rPr>
          <w:rFonts w:ascii="Bookman Old Style" w:hAnsi="Bookman Old Style"/>
          <w:b/>
          <w:bCs/>
          <w:sz w:val="28"/>
          <w:szCs w:val="28"/>
        </w:rPr>
      </w:pPr>
      <w:ins w:id="222" w:author="TOSHIBA" w:date="2022-08-05T12:43:00Z">
        <w:r w:rsidRPr="0060076C">
          <w:rPr>
            <w:rFonts w:ascii="Bookman Old Style" w:hAnsi="Bookman Old Style"/>
            <w:b/>
            <w:bCs/>
            <w:sz w:val="28"/>
            <w:szCs w:val="28"/>
            <w:u w:val="single"/>
          </w:rPr>
          <w:t>Devoir N</w:t>
        </w:r>
      </w:ins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°3</w:t>
      </w:r>
      <w:ins w:id="223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</w:t>
        </w:r>
      </w:ins>
      <w:r>
        <w:rPr>
          <w:rFonts w:ascii="Bookman Old Style" w:hAnsi="Bookman Old Style"/>
          <w:b/>
          <w:bCs/>
          <w:sz w:val="28"/>
          <w:szCs w:val="28"/>
        </w:rPr>
        <w:t xml:space="preserve">NIVEAU 2 </w:t>
      </w:r>
    </w:p>
    <w:p w14:paraId="06562F7C" w14:textId="77777777" w:rsidR="00B10545" w:rsidRDefault="00B10545" w:rsidP="00B10545">
      <w:pPr>
        <w:jc w:val="both"/>
        <w:rPr>
          <w:rFonts w:ascii="Bookman Old Style" w:hAnsi="Bookman Old Style"/>
          <w:b/>
          <w:bCs/>
          <w:sz w:val="28"/>
          <w:szCs w:val="28"/>
        </w:rPr>
      </w:pPr>
      <w:ins w:id="224" w:author="TOSHIBA" w:date="2022-08-05T12:43:00Z">
        <w:r w:rsidRPr="00BB7244">
          <w:rPr>
            <w:rFonts w:ascii="Bookman Old Style" w:hAnsi="Bookman Old Style"/>
            <w:b/>
            <w:bCs/>
            <w:sz w:val="28"/>
            <w:szCs w:val="28"/>
            <w:u w:val="single"/>
          </w:rPr>
          <w:t xml:space="preserve">Epreuves </w:t>
        </w:r>
      </w:ins>
      <w:r>
        <w:rPr>
          <w:rFonts w:ascii="Bookman Old Style" w:hAnsi="Bookman Old Style"/>
          <w:b/>
          <w:bCs/>
          <w:sz w:val="28"/>
          <w:szCs w:val="28"/>
          <w:u w:val="single"/>
        </w:rPr>
        <w:t>Théoriques :</w:t>
      </w:r>
      <w:ins w:id="225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Durée : </w:t>
        </w:r>
      </w:ins>
      <w:r>
        <w:rPr>
          <w:rFonts w:ascii="Bookman Old Style" w:hAnsi="Bookman Old Style"/>
          <w:b/>
          <w:bCs/>
          <w:sz w:val="28"/>
          <w:szCs w:val="28"/>
        </w:rPr>
        <w:t>2</w:t>
      </w:r>
      <w:ins w:id="226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  <w:r>
        <w:rPr>
          <w:rFonts w:ascii="Bookman Old Style" w:hAnsi="Bookman Old Style"/>
          <w:b/>
          <w:bCs/>
          <w:sz w:val="28"/>
          <w:szCs w:val="28"/>
        </w:rPr>
        <w:t xml:space="preserve"> 30 mn </w:t>
      </w:r>
    </w:p>
    <w:p w14:paraId="33686D95" w14:textId="77777777" w:rsidR="00B10545" w:rsidRDefault="00B10545" w:rsidP="00B10545">
      <w:pPr>
        <w:jc w:val="both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BB7244">
        <w:rPr>
          <w:rFonts w:ascii="Bookman Old Style" w:hAnsi="Bookman Old Style"/>
          <w:b/>
          <w:bCs/>
          <w:sz w:val="28"/>
          <w:szCs w:val="28"/>
          <w:u w:val="single"/>
        </w:rPr>
        <w:t>SUJET UNIQUE</w:t>
      </w:r>
    </w:p>
    <w:p w14:paraId="4840C1AE" w14:textId="77777777" w:rsidR="00B10545" w:rsidRDefault="00B10545" w:rsidP="00B10545">
      <w:pPr>
        <w:pStyle w:val="Paragraphedeliste"/>
        <w:numPr>
          <w:ilvl w:val="0"/>
          <w:numId w:val="21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Donnez la fonction d’usage de pantalon Homme sans plis. 02 pts</w:t>
      </w:r>
    </w:p>
    <w:p w14:paraId="775314E0" w14:textId="77777777" w:rsidR="00B10545" w:rsidRDefault="00B10545" w:rsidP="00B10545">
      <w:pPr>
        <w:pStyle w:val="Paragraphedeliste"/>
        <w:numPr>
          <w:ilvl w:val="0"/>
          <w:numId w:val="21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Donnez la fonction technique du pantalon Féminin. 02 pts</w:t>
      </w:r>
    </w:p>
    <w:p w14:paraId="4954C3AB" w14:textId="77777777" w:rsidR="00B10545" w:rsidRDefault="00B10545" w:rsidP="00B10545">
      <w:pPr>
        <w:pStyle w:val="Paragraphedeliste"/>
        <w:numPr>
          <w:ilvl w:val="0"/>
          <w:numId w:val="21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Donnez la fonction d’usage de la Chemise. 02 pts</w:t>
      </w:r>
    </w:p>
    <w:p w14:paraId="53E35F58" w14:textId="77777777" w:rsidR="00B10545" w:rsidRDefault="00B10545" w:rsidP="00B10545">
      <w:pPr>
        <w:pStyle w:val="Paragraphedeliste"/>
        <w:numPr>
          <w:ilvl w:val="0"/>
          <w:numId w:val="21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Quel est le nom du Col avec bouton ? 02 pts</w:t>
      </w:r>
    </w:p>
    <w:p w14:paraId="54CDA635" w14:textId="77777777" w:rsidR="00B10545" w:rsidRDefault="00B10545" w:rsidP="00B10545">
      <w:pPr>
        <w:pStyle w:val="Paragraphedeliste"/>
        <w:numPr>
          <w:ilvl w:val="0"/>
          <w:numId w:val="21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Quel est le nom du bas de la Chemise ? 02 pts</w:t>
      </w:r>
    </w:p>
    <w:p w14:paraId="706E2707" w14:textId="77777777" w:rsidR="00B10545" w:rsidRDefault="00B10545" w:rsidP="00B10545">
      <w:pPr>
        <w:pStyle w:val="Paragraphedeliste"/>
        <w:numPr>
          <w:ilvl w:val="0"/>
          <w:numId w:val="21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Faites le tracé du Col 5</w:t>
      </w:r>
      <w:r w:rsidRPr="00450D2E">
        <w:rPr>
          <w:rFonts w:ascii="Bookman Old Style" w:hAnsi="Bookman Old Style"/>
          <w:sz w:val="28"/>
          <w:szCs w:val="28"/>
          <w:vertAlign w:val="superscript"/>
        </w:rPr>
        <w:t>ème</w:t>
      </w:r>
      <w:r>
        <w:rPr>
          <w:rFonts w:ascii="Bookman Old Style" w:hAnsi="Bookman Old Style"/>
          <w:sz w:val="28"/>
          <w:szCs w:val="28"/>
        </w:rPr>
        <w:t xml:space="preserve"> Avenue dont le tour d’encolure est 39 cm. 04 pts</w:t>
      </w:r>
    </w:p>
    <w:p w14:paraId="4CDC2756" w14:textId="0736BDF3" w:rsidR="00B10545" w:rsidRDefault="00B10545" w:rsidP="00B10545">
      <w:pPr>
        <w:pStyle w:val="Paragraphedeliste"/>
        <w:numPr>
          <w:ilvl w:val="0"/>
          <w:numId w:val="21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Faites le dessein de la Manche de Chemise manche longue mesure 58 cm avec son poignet. 04 pts</w:t>
      </w:r>
    </w:p>
    <w:p w14:paraId="34DDE862" w14:textId="77777777" w:rsidR="00B10545" w:rsidRDefault="00B10545" w:rsidP="00B10545">
      <w:pPr>
        <w:pStyle w:val="Paragraphedeliste"/>
        <w:numPr>
          <w:ilvl w:val="0"/>
          <w:numId w:val="21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Donnez la fonction technique de la Chemise. 02 pts</w:t>
      </w:r>
    </w:p>
    <w:p w14:paraId="347D3E7D" w14:textId="1131F4D1" w:rsidR="00B10545" w:rsidRPr="00B10545" w:rsidRDefault="00B10545" w:rsidP="00B10545">
      <w:pPr>
        <w:pStyle w:val="Paragraphedeliste"/>
        <w:spacing w:after="0" w:line="276" w:lineRule="auto"/>
        <w:ind w:left="42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FR"/>
        </w:rPr>
        <w:drawing>
          <wp:anchor distT="0" distB="0" distL="114300" distR="114300" simplePos="0" relativeHeight="251694080" behindDoc="0" locked="0" layoutInCell="1" allowOverlap="1" wp14:anchorId="5B81B7F5" wp14:editId="391FB914">
            <wp:simplePos x="0" y="0"/>
            <wp:positionH relativeFrom="margin">
              <wp:posOffset>-32385</wp:posOffset>
            </wp:positionH>
            <wp:positionV relativeFrom="paragraph">
              <wp:posOffset>261947</wp:posOffset>
            </wp:positionV>
            <wp:extent cx="1221638" cy="749935"/>
            <wp:effectExtent l="0" t="0" r="0" b="0"/>
            <wp:wrapNone/>
            <wp:docPr id="14" name="Image 14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0545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43D320B8" w14:textId="5DB5595C" w:rsidR="00B10545" w:rsidRPr="00B10545" w:rsidRDefault="00B10545" w:rsidP="00B10545">
      <w:pPr>
        <w:spacing w:after="0" w:line="276" w:lineRule="auto"/>
        <w:ind w:left="42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0545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159B0E7C" w14:textId="2C5BC418" w:rsidR="00B10545" w:rsidRPr="00B10545" w:rsidRDefault="00B10545" w:rsidP="00B10545">
      <w:pPr>
        <w:spacing w:after="0" w:line="276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B10545">
        <w:rPr>
          <w:rFonts w:ascii="Times New Roman" w:hAnsi="Times New Roman" w:cs="Times New Roman"/>
          <w:sz w:val="28"/>
          <w:szCs w:val="28"/>
          <w:u w:val="single"/>
        </w:rPr>
        <w:t>Tél</w:t>
      </w:r>
      <w:r w:rsidRPr="00B10545">
        <w:rPr>
          <w:rFonts w:ascii="Times New Roman" w:hAnsi="Times New Roman" w:cs="Times New Roman"/>
          <w:sz w:val="28"/>
          <w:szCs w:val="28"/>
        </w:rPr>
        <w:t> : 97870627 /95054770 /97 72 21 61 Bureau : 98198897</w:t>
      </w:r>
    </w:p>
    <w:p w14:paraId="78876424" w14:textId="77777777" w:rsidR="00B10545" w:rsidRPr="00B10545" w:rsidRDefault="00B10545" w:rsidP="00B10545">
      <w:pPr>
        <w:pStyle w:val="Paragraphedeliste"/>
        <w:numPr>
          <w:ilvl w:val="0"/>
          <w:numId w:val="21"/>
        </w:num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0545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4F2DFC41" w14:textId="77777777" w:rsidR="00B10545" w:rsidRPr="00B10545" w:rsidRDefault="00B10545" w:rsidP="00B10545">
      <w:pPr>
        <w:pStyle w:val="Paragraphedeliste"/>
        <w:jc w:val="center"/>
        <w:rPr>
          <w:rFonts w:ascii="Bookman Old Style" w:hAnsi="Bookman Old Style"/>
          <w:sz w:val="18"/>
        </w:rPr>
      </w:pPr>
    </w:p>
    <w:p w14:paraId="6604F6C5" w14:textId="4F62248B" w:rsidR="000A2E70" w:rsidRPr="000A2E70" w:rsidRDefault="000A2E70">
      <w:pPr>
        <w:pStyle w:val="Paragraphedeliste"/>
        <w:jc w:val="right"/>
        <w:rPr>
          <w:rFonts w:ascii="Bookman Old Style" w:hAnsi="Bookman Old Style"/>
          <w:sz w:val="24"/>
          <w:rPrChange w:id="227" w:author="TOSHIBA" w:date="2022-08-05T12:43:00Z">
            <w:rPr/>
          </w:rPrChange>
        </w:rPr>
        <w:pPrChange w:id="228" w:author="TOSHIBA" w:date="2022-08-05T12:43:00Z">
          <w:pPr/>
        </w:pPrChange>
      </w:pPr>
      <w:r>
        <w:rPr>
          <w:rFonts w:ascii="Bookman Old Style" w:hAnsi="Bookman Old Style"/>
          <w:sz w:val="24"/>
        </w:rPr>
        <w:t xml:space="preserve">                                           </w:t>
      </w:r>
      <w:r w:rsidRPr="000A2E70">
        <w:rPr>
          <w:rFonts w:ascii="Bookman Old Style" w:hAnsi="Bookman Old Style"/>
          <w:sz w:val="24"/>
          <w:rPrChange w:id="229" w:author="TOSHIBA" w:date="2022-08-05T12:43:00Z">
            <w:rPr/>
          </w:rPrChange>
        </w:rPr>
        <w:t xml:space="preserve">Lundi, </w:t>
      </w:r>
      <w:del w:id="230" w:author="TOSHIBA" w:date="2022-08-05T12:43:00Z">
        <w:r>
          <w:delText>8</w:delText>
        </w:r>
      </w:del>
      <w:r w:rsidRPr="000A2E70">
        <w:rPr>
          <w:rFonts w:ascii="Bookman Old Style" w:hAnsi="Bookman Old Style"/>
          <w:sz w:val="24"/>
          <w:szCs w:val="24"/>
        </w:rPr>
        <w:t>19 Septembre</w:t>
      </w:r>
      <w:r w:rsidRPr="000A2E70">
        <w:rPr>
          <w:rFonts w:ascii="Bookman Old Style" w:hAnsi="Bookman Old Style"/>
          <w:sz w:val="24"/>
          <w:rPrChange w:id="231" w:author="TOSHIBA" w:date="2022-08-05T12:43:00Z">
            <w:rPr/>
          </w:rPrChange>
        </w:rPr>
        <w:t xml:space="preserve"> 2022</w:t>
      </w:r>
    </w:p>
    <w:p w14:paraId="677BC7E5" w14:textId="53074A45" w:rsidR="000A2E70" w:rsidRPr="000A2E70" w:rsidRDefault="000A2E70" w:rsidP="000A2E70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0A2E70">
        <w:rPr>
          <w:rFonts w:ascii="Bookman Old Style" w:hAnsi="Bookman Old Style"/>
          <w:b/>
          <w:bCs/>
          <w:sz w:val="28"/>
          <w:szCs w:val="28"/>
        </w:rPr>
        <w:t xml:space="preserve">   </w:t>
      </w:r>
      <w:ins w:id="232" w:author="TOSHIBA" w:date="2022-08-05T12:43:00Z">
        <w:r w:rsidRPr="000A2E70">
          <w:rPr>
            <w:rFonts w:ascii="Bookman Old Style" w:hAnsi="Bookman Old Style"/>
            <w:b/>
            <w:bCs/>
            <w:sz w:val="28"/>
            <w:szCs w:val="28"/>
          </w:rPr>
          <w:t>Devoir N</w:t>
        </w:r>
      </w:ins>
      <w:r w:rsidRPr="000A2E70">
        <w:rPr>
          <w:rFonts w:ascii="Bookman Old Style" w:hAnsi="Bookman Old Style"/>
          <w:b/>
          <w:bCs/>
          <w:sz w:val="28"/>
          <w:szCs w:val="28"/>
        </w:rPr>
        <w:t>°3</w:t>
      </w:r>
      <w:ins w:id="233" w:author="TOSHIBA" w:date="2022-08-05T12:43:00Z">
        <w:r w:rsidRPr="000A2E70">
          <w:rPr>
            <w:rFonts w:ascii="Bookman Old Style" w:hAnsi="Bookman Old Style"/>
            <w:b/>
            <w:bCs/>
            <w:sz w:val="28"/>
            <w:szCs w:val="28"/>
          </w:rPr>
          <w:t xml:space="preserve"> </w:t>
        </w:r>
      </w:ins>
      <w:r w:rsidRPr="000A2E70">
        <w:rPr>
          <w:rFonts w:ascii="Bookman Old Style" w:hAnsi="Bookman Old Style"/>
          <w:b/>
          <w:bCs/>
          <w:sz w:val="28"/>
          <w:szCs w:val="28"/>
        </w:rPr>
        <w:t xml:space="preserve">NIVEAU 2 </w:t>
      </w:r>
    </w:p>
    <w:p w14:paraId="12B07E5A" w14:textId="110C0378" w:rsidR="000A2E70" w:rsidRPr="000A2E70" w:rsidRDefault="000A2E70" w:rsidP="000A2E70">
      <w:pPr>
        <w:jc w:val="both"/>
        <w:rPr>
          <w:rFonts w:ascii="Bookman Old Style" w:hAnsi="Bookman Old Style"/>
          <w:b/>
          <w:bCs/>
          <w:sz w:val="28"/>
          <w:szCs w:val="28"/>
        </w:rPr>
      </w:pPr>
      <w:ins w:id="234" w:author="TOSHIBA" w:date="2022-08-05T12:43:00Z">
        <w:r w:rsidRPr="000A2E70">
          <w:rPr>
            <w:rFonts w:ascii="Bookman Old Style" w:hAnsi="Bookman Old Style"/>
            <w:b/>
            <w:bCs/>
            <w:sz w:val="28"/>
            <w:szCs w:val="28"/>
          </w:rPr>
          <w:t xml:space="preserve">Epreuves </w:t>
        </w:r>
      </w:ins>
      <w:r w:rsidRPr="000A2E70">
        <w:rPr>
          <w:rFonts w:ascii="Bookman Old Style" w:hAnsi="Bookman Old Style"/>
          <w:b/>
          <w:bCs/>
          <w:sz w:val="28"/>
          <w:szCs w:val="28"/>
        </w:rPr>
        <w:t>Pratiques :</w:t>
      </w:r>
      <w:ins w:id="235" w:author="TOSHIBA" w:date="2022-08-05T12:43:00Z">
        <w:r w:rsidRPr="000A2E70">
          <w:rPr>
            <w:rFonts w:ascii="Bookman Old Style" w:hAnsi="Bookman Old Style"/>
            <w:b/>
            <w:bCs/>
            <w:sz w:val="28"/>
            <w:szCs w:val="28"/>
          </w:rPr>
          <w:t xml:space="preserve"> Durée : </w:t>
        </w:r>
      </w:ins>
      <w:r w:rsidRPr="000A2E70">
        <w:rPr>
          <w:rFonts w:ascii="Bookman Old Style" w:hAnsi="Bookman Old Style"/>
          <w:b/>
          <w:bCs/>
          <w:sz w:val="28"/>
          <w:szCs w:val="28"/>
        </w:rPr>
        <w:t>5</w:t>
      </w:r>
      <w:ins w:id="236" w:author="TOSHIBA" w:date="2022-08-05T12:43:00Z">
        <w:r w:rsidRPr="000A2E7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  <w:r w:rsidRPr="000A2E70">
        <w:rPr>
          <w:rFonts w:ascii="Bookman Old Style" w:hAnsi="Bookman Old Style"/>
          <w:b/>
          <w:bCs/>
          <w:sz w:val="28"/>
          <w:szCs w:val="28"/>
        </w:rPr>
        <w:t xml:space="preserve"> 30 mn </w:t>
      </w:r>
    </w:p>
    <w:p w14:paraId="17EBF43A" w14:textId="1EEFC76F" w:rsidR="000A2E70" w:rsidRDefault="000A2E70" w:rsidP="00B10545">
      <w:pPr>
        <w:pStyle w:val="Paragraphedeliste"/>
        <w:ind w:left="0"/>
        <w:jc w:val="both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0A2E70">
        <w:rPr>
          <w:rFonts w:ascii="Bookman Old Style" w:hAnsi="Bookman Old Style"/>
          <w:b/>
          <w:bCs/>
          <w:sz w:val="28"/>
          <w:szCs w:val="28"/>
          <w:u w:val="single"/>
        </w:rPr>
        <w:t xml:space="preserve">SUJET </w:t>
      </w:r>
      <w:r>
        <w:rPr>
          <w:rFonts w:ascii="Bookman Old Style" w:hAnsi="Bookman Old Style"/>
          <w:b/>
          <w:bCs/>
          <w:sz w:val="28"/>
          <w:szCs w:val="28"/>
          <w:u w:val="single"/>
        </w:rPr>
        <w:t>AU CHOIX</w:t>
      </w:r>
    </w:p>
    <w:p w14:paraId="6FC2B075" w14:textId="1AF86F1E" w:rsidR="000A2E70" w:rsidRDefault="000A2E70" w:rsidP="00B10545">
      <w:pPr>
        <w:pStyle w:val="Paragraphedeliste"/>
        <w:ind w:left="0"/>
        <w:jc w:val="both"/>
        <w:rPr>
          <w:rFonts w:ascii="Bookman Old Style" w:hAnsi="Bookman Old Style"/>
          <w:b/>
          <w:bCs/>
          <w:sz w:val="28"/>
          <w:szCs w:val="28"/>
          <w:u w:val="single"/>
        </w:rPr>
      </w:pPr>
    </w:p>
    <w:p w14:paraId="47CB9A0E" w14:textId="5FC7E7C3" w:rsidR="000A2E70" w:rsidRDefault="00BF218D" w:rsidP="00B10545">
      <w:pPr>
        <w:pStyle w:val="Paragraphedeliste"/>
        <w:ind w:left="0"/>
        <w:jc w:val="both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A/</w:t>
      </w:r>
    </w:p>
    <w:p w14:paraId="131314E9" w14:textId="22EA3A83" w:rsidR="00BF218D" w:rsidRDefault="00BF218D" w:rsidP="00B10545">
      <w:pPr>
        <w:pStyle w:val="Paragraphedeliste"/>
        <w:ind w:left="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Réaliser le Corsage</w:t>
      </w:r>
      <w:r w:rsidR="003043D3">
        <w:rPr>
          <w:rFonts w:ascii="Bookman Old Style" w:hAnsi="Bookman Old Style"/>
          <w:sz w:val="28"/>
          <w:szCs w:val="28"/>
        </w:rPr>
        <w:t xml:space="preserve"> manche raglan</w:t>
      </w:r>
      <w:r>
        <w:rPr>
          <w:rFonts w:ascii="Bookman Old Style" w:hAnsi="Bookman Old Style"/>
          <w:sz w:val="28"/>
          <w:szCs w:val="28"/>
        </w:rPr>
        <w:t xml:space="preserve"> avec les mesures suivantes :</w:t>
      </w:r>
    </w:p>
    <w:p w14:paraId="7A30B060" w14:textId="5376657A" w:rsidR="00BF218D" w:rsidRDefault="00BF218D" w:rsidP="00B10545">
      <w:pPr>
        <w:pStyle w:val="Paragraphedeliste"/>
        <w:ind w:left="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TE 34 cm ; TP 88 cm ; TT 67 cm ; TB 99 cm ; HP 25 cm ; LTDVT 42 cm ; LC 58 cm ; LTDos 33 cm ; </w:t>
      </w:r>
      <w:r w:rsidR="003043D3">
        <w:rPr>
          <w:rFonts w:ascii="Bookman Old Style" w:hAnsi="Bookman Old Style"/>
          <w:sz w:val="28"/>
          <w:szCs w:val="28"/>
        </w:rPr>
        <w:t>L</w:t>
      </w:r>
      <w:r w:rsidR="00186412">
        <w:rPr>
          <w:rFonts w:ascii="Bookman Old Style" w:hAnsi="Bookman Old Style"/>
          <w:sz w:val="28"/>
          <w:szCs w:val="28"/>
        </w:rPr>
        <w:t>d</w:t>
      </w:r>
      <w:r w:rsidR="003043D3">
        <w:rPr>
          <w:rFonts w:ascii="Bookman Old Style" w:hAnsi="Bookman Old Style"/>
          <w:sz w:val="28"/>
          <w:szCs w:val="28"/>
        </w:rPr>
        <w:t>os 18 cm ;</w:t>
      </w:r>
      <w:r w:rsidR="00186412">
        <w:rPr>
          <w:rFonts w:ascii="Bookman Old Style" w:hAnsi="Bookman Old Style"/>
          <w:sz w:val="28"/>
          <w:szCs w:val="28"/>
        </w:rPr>
        <w:t xml:space="preserve"> </w:t>
      </w:r>
      <w:r w:rsidR="003043D3">
        <w:rPr>
          <w:rFonts w:ascii="Bookman Old Style" w:hAnsi="Bookman Old Style"/>
          <w:sz w:val="28"/>
          <w:szCs w:val="28"/>
        </w:rPr>
        <w:t>LM 19 cm ; TM 30 cm ; ES 17 cm.</w:t>
      </w:r>
    </w:p>
    <w:p w14:paraId="326EE8AE" w14:textId="77777777" w:rsidR="00DE333C" w:rsidRDefault="00DE333C" w:rsidP="00B10545">
      <w:pPr>
        <w:pStyle w:val="Paragraphedeliste"/>
        <w:ind w:left="0"/>
        <w:jc w:val="both"/>
        <w:rPr>
          <w:rFonts w:ascii="Bookman Old Style" w:hAnsi="Bookman Old Style"/>
          <w:sz w:val="28"/>
          <w:szCs w:val="28"/>
        </w:rPr>
      </w:pPr>
    </w:p>
    <w:p w14:paraId="6D29D863" w14:textId="0ED3789A" w:rsidR="003043D3" w:rsidRDefault="003043D3" w:rsidP="00B10545">
      <w:pPr>
        <w:pStyle w:val="Paragraphedeliste"/>
        <w:ind w:left="0"/>
        <w:jc w:val="both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B/</w:t>
      </w:r>
    </w:p>
    <w:p w14:paraId="61C66A95" w14:textId="0AC403FD" w:rsidR="003043D3" w:rsidRDefault="003043D3" w:rsidP="00B10545">
      <w:pPr>
        <w:pStyle w:val="Paragraphedeliste"/>
        <w:ind w:left="0"/>
        <w:jc w:val="both"/>
        <w:rPr>
          <w:rFonts w:ascii="Bookman Old Style" w:hAnsi="Bookman Old Style"/>
          <w:sz w:val="28"/>
          <w:szCs w:val="28"/>
        </w:rPr>
      </w:pPr>
      <w:r w:rsidRPr="003043D3">
        <w:rPr>
          <w:rFonts w:ascii="Bookman Old Style" w:hAnsi="Bookman Old Style"/>
          <w:sz w:val="28"/>
          <w:szCs w:val="28"/>
        </w:rPr>
        <w:t>Réaliser la chemise</w:t>
      </w:r>
      <w:r>
        <w:rPr>
          <w:rFonts w:ascii="Bookman Old Style" w:hAnsi="Bookman Old Style"/>
          <w:sz w:val="28"/>
          <w:szCs w:val="28"/>
        </w:rPr>
        <w:t xml:space="preserve"> manche courte avec les mesures suivantes :</w:t>
      </w:r>
    </w:p>
    <w:p w14:paraId="1CD9C9BE" w14:textId="1C951FBC" w:rsidR="003043D3" w:rsidRPr="00B10545" w:rsidRDefault="003043D3" w:rsidP="00B10545">
      <w:pPr>
        <w:pStyle w:val="Paragraphedeliste"/>
        <w:ind w:left="0"/>
        <w:jc w:val="both"/>
        <w:rPr>
          <w:rFonts w:ascii="Bookman Old Style" w:hAnsi="Bookman Old Style"/>
          <w:sz w:val="28"/>
          <w:szCs w:val="28"/>
          <w:lang w:val="es-US"/>
        </w:rPr>
      </w:pPr>
      <w:r w:rsidRPr="00B10545">
        <w:rPr>
          <w:rFonts w:ascii="Bookman Old Style" w:hAnsi="Bookman Old Style"/>
          <w:sz w:val="28"/>
          <w:szCs w:val="28"/>
          <w:lang w:val="es-US"/>
        </w:rPr>
        <w:t xml:space="preserve">TE 38 </w:t>
      </w:r>
      <w:proofErr w:type="gramStart"/>
      <w:r w:rsidRPr="00B10545">
        <w:rPr>
          <w:rFonts w:ascii="Bookman Old Style" w:hAnsi="Bookman Old Style"/>
          <w:sz w:val="28"/>
          <w:szCs w:val="28"/>
          <w:lang w:val="es-US"/>
        </w:rPr>
        <w:t>cm ;</w:t>
      </w:r>
      <w:proofErr w:type="gramEnd"/>
      <w:r w:rsidRPr="00B10545">
        <w:rPr>
          <w:rFonts w:ascii="Bookman Old Style" w:hAnsi="Bookman Old Style"/>
          <w:sz w:val="28"/>
          <w:szCs w:val="28"/>
          <w:lang w:val="es-US"/>
        </w:rPr>
        <w:t xml:space="preserve"> TP 88 cm ; TB </w:t>
      </w:r>
      <w:r w:rsidR="00186412" w:rsidRPr="00B10545">
        <w:rPr>
          <w:rFonts w:ascii="Bookman Old Style" w:hAnsi="Bookman Old Style"/>
          <w:sz w:val="28"/>
          <w:szCs w:val="28"/>
          <w:lang w:val="es-US"/>
        </w:rPr>
        <w:t xml:space="preserve">90 cm ; HP 24 cm ; </w:t>
      </w:r>
      <w:proofErr w:type="spellStart"/>
      <w:r w:rsidR="00186412" w:rsidRPr="00B10545">
        <w:rPr>
          <w:rFonts w:ascii="Bookman Old Style" w:hAnsi="Bookman Old Style"/>
          <w:sz w:val="28"/>
          <w:szCs w:val="28"/>
          <w:lang w:val="es-US"/>
        </w:rPr>
        <w:t>Ldos</w:t>
      </w:r>
      <w:proofErr w:type="spellEnd"/>
      <w:r w:rsidR="00186412" w:rsidRPr="00B10545">
        <w:rPr>
          <w:rFonts w:ascii="Bookman Old Style" w:hAnsi="Bookman Old Style"/>
          <w:sz w:val="28"/>
          <w:szCs w:val="28"/>
          <w:lang w:val="es-US"/>
        </w:rPr>
        <w:t xml:space="preserve"> 21 cm ; LM 24 cm.</w:t>
      </w:r>
    </w:p>
    <w:p w14:paraId="316966A3" w14:textId="77777777" w:rsidR="003043D3" w:rsidRPr="00B10545" w:rsidRDefault="003043D3" w:rsidP="00B10545">
      <w:pPr>
        <w:pStyle w:val="Paragraphedeliste"/>
        <w:ind w:left="0"/>
        <w:jc w:val="both"/>
        <w:rPr>
          <w:rFonts w:ascii="Bookman Old Style" w:hAnsi="Bookman Old Style"/>
          <w:b/>
          <w:bCs/>
          <w:sz w:val="20"/>
          <w:szCs w:val="28"/>
          <w:lang w:val="es-US"/>
        </w:rPr>
      </w:pPr>
    </w:p>
    <w:p w14:paraId="44E0FCE3" w14:textId="364F8964" w:rsidR="00B10545" w:rsidRDefault="00B10545" w:rsidP="00B10545">
      <w:pPr>
        <w:tabs>
          <w:tab w:val="left" w:pos="2655"/>
        </w:tabs>
        <w:jc w:val="center"/>
        <w:rPr>
          <w:rFonts w:ascii="Bradley Hand ITC" w:hAnsi="Bradley Hand ITC"/>
          <w:b/>
          <w:bCs/>
          <w:sz w:val="36"/>
          <w:szCs w:val="24"/>
        </w:rPr>
      </w:pPr>
      <w:r>
        <w:rPr>
          <w:rFonts w:ascii="Bradley Hand ITC" w:hAnsi="Bradley Hand ITC"/>
          <w:b/>
          <w:bCs/>
          <w:noProof/>
          <w:sz w:val="3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569ADF" wp14:editId="56407C4C">
                <wp:simplePos x="0" y="0"/>
                <wp:positionH relativeFrom="column">
                  <wp:posOffset>-352425</wp:posOffset>
                </wp:positionH>
                <wp:positionV relativeFrom="paragraph">
                  <wp:posOffset>311785</wp:posOffset>
                </wp:positionV>
                <wp:extent cx="7296150" cy="0"/>
                <wp:effectExtent l="0" t="0" r="19050" b="1905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96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665BAA" id="Connecteur droit 16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75pt,24.55pt" to="546.7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DE333C" w:rsidRPr="00B10545">
        <w:rPr>
          <w:rFonts w:ascii="Bradley Hand ITC" w:hAnsi="Bradley Hand ITC"/>
          <w:b/>
          <w:bCs/>
          <w:sz w:val="36"/>
          <w:szCs w:val="24"/>
        </w:rPr>
        <w:t>BONNE CHANCE</w:t>
      </w:r>
    </w:p>
    <w:p w14:paraId="5F25D6A2" w14:textId="77777777" w:rsidR="00B10545" w:rsidRPr="00B10545" w:rsidRDefault="00B10545" w:rsidP="00B10545">
      <w:pPr>
        <w:pStyle w:val="Paragraphedeliste"/>
        <w:spacing w:after="0" w:line="276" w:lineRule="auto"/>
        <w:ind w:left="42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Bradley Hand ITC" w:hAnsi="Bradley Hand ITC"/>
          <w:sz w:val="36"/>
          <w:szCs w:val="24"/>
        </w:rPr>
        <w:tab/>
      </w:r>
      <w:r>
        <w:rPr>
          <w:noProof/>
          <w:lang w:eastAsia="fr-FR"/>
        </w:rPr>
        <w:drawing>
          <wp:anchor distT="0" distB="0" distL="114300" distR="114300" simplePos="0" relativeHeight="251696128" behindDoc="0" locked="0" layoutInCell="1" allowOverlap="1" wp14:anchorId="0161883E" wp14:editId="15B45239">
            <wp:simplePos x="0" y="0"/>
            <wp:positionH relativeFrom="margin">
              <wp:posOffset>-32385</wp:posOffset>
            </wp:positionH>
            <wp:positionV relativeFrom="paragraph">
              <wp:posOffset>261947</wp:posOffset>
            </wp:positionV>
            <wp:extent cx="1221638" cy="749935"/>
            <wp:effectExtent l="0" t="0" r="0" b="0"/>
            <wp:wrapNone/>
            <wp:docPr id="15" name="Image 15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0545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49A800B5" w14:textId="77777777" w:rsidR="00B10545" w:rsidRPr="00B10545" w:rsidRDefault="00B10545" w:rsidP="00B10545">
      <w:pPr>
        <w:spacing w:after="0" w:line="276" w:lineRule="auto"/>
        <w:ind w:left="42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0545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4D300342" w14:textId="77777777" w:rsidR="00B10545" w:rsidRPr="00B10545" w:rsidRDefault="00B10545" w:rsidP="00B10545">
      <w:pPr>
        <w:spacing w:after="0" w:line="276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B10545">
        <w:rPr>
          <w:rFonts w:ascii="Times New Roman" w:hAnsi="Times New Roman" w:cs="Times New Roman"/>
          <w:sz w:val="28"/>
          <w:szCs w:val="28"/>
          <w:u w:val="single"/>
        </w:rPr>
        <w:t>Tél</w:t>
      </w:r>
      <w:r w:rsidRPr="00B10545">
        <w:rPr>
          <w:rFonts w:ascii="Times New Roman" w:hAnsi="Times New Roman" w:cs="Times New Roman"/>
          <w:sz w:val="28"/>
          <w:szCs w:val="28"/>
        </w:rPr>
        <w:t> : 97870627 /95054770 /97 72 21 61 Bureau : 98198897</w:t>
      </w:r>
    </w:p>
    <w:p w14:paraId="45F9DD35" w14:textId="77777777" w:rsidR="00B10545" w:rsidRPr="00B10545" w:rsidRDefault="00B10545" w:rsidP="00B10545">
      <w:pPr>
        <w:pStyle w:val="Paragraphedeliste"/>
        <w:numPr>
          <w:ilvl w:val="0"/>
          <w:numId w:val="21"/>
        </w:num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0545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1DA8191E" w14:textId="77777777" w:rsidR="00B10545" w:rsidRPr="00B10545" w:rsidRDefault="00B10545" w:rsidP="00B10545">
      <w:pPr>
        <w:pStyle w:val="Paragraphedeliste"/>
        <w:jc w:val="center"/>
        <w:rPr>
          <w:rFonts w:ascii="Bookman Old Style" w:hAnsi="Bookman Old Style"/>
          <w:sz w:val="18"/>
        </w:rPr>
      </w:pPr>
    </w:p>
    <w:p w14:paraId="54D845BA" w14:textId="77777777" w:rsidR="00B10545" w:rsidRPr="000A2E70" w:rsidRDefault="00B10545">
      <w:pPr>
        <w:pStyle w:val="Paragraphedeliste"/>
        <w:jc w:val="right"/>
        <w:rPr>
          <w:rFonts w:ascii="Bookman Old Style" w:hAnsi="Bookman Old Style"/>
          <w:sz w:val="24"/>
          <w:rPrChange w:id="237" w:author="TOSHIBA" w:date="2022-08-05T12:43:00Z">
            <w:rPr/>
          </w:rPrChange>
        </w:rPr>
        <w:pPrChange w:id="238" w:author="TOSHIBA" w:date="2022-08-05T12:43:00Z">
          <w:pPr/>
        </w:pPrChange>
      </w:pPr>
      <w:r>
        <w:rPr>
          <w:rFonts w:ascii="Bookman Old Style" w:hAnsi="Bookman Old Style"/>
          <w:sz w:val="24"/>
        </w:rPr>
        <w:t xml:space="preserve">                                           </w:t>
      </w:r>
      <w:r w:rsidRPr="000A2E70">
        <w:rPr>
          <w:rFonts w:ascii="Bookman Old Style" w:hAnsi="Bookman Old Style"/>
          <w:sz w:val="24"/>
          <w:rPrChange w:id="239" w:author="TOSHIBA" w:date="2022-08-05T12:43:00Z">
            <w:rPr/>
          </w:rPrChange>
        </w:rPr>
        <w:t xml:space="preserve">Lundi, </w:t>
      </w:r>
      <w:del w:id="240" w:author="TOSHIBA" w:date="2022-08-05T12:43:00Z">
        <w:r>
          <w:delText>8</w:delText>
        </w:r>
      </w:del>
      <w:r w:rsidRPr="000A2E70">
        <w:rPr>
          <w:rFonts w:ascii="Bookman Old Style" w:hAnsi="Bookman Old Style"/>
          <w:sz w:val="24"/>
          <w:szCs w:val="24"/>
        </w:rPr>
        <w:t>19 Septembre</w:t>
      </w:r>
      <w:r w:rsidRPr="000A2E70">
        <w:rPr>
          <w:rFonts w:ascii="Bookman Old Style" w:hAnsi="Bookman Old Style"/>
          <w:sz w:val="24"/>
          <w:rPrChange w:id="241" w:author="TOSHIBA" w:date="2022-08-05T12:43:00Z">
            <w:rPr/>
          </w:rPrChange>
        </w:rPr>
        <w:t xml:space="preserve"> 2022</w:t>
      </w:r>
    </w:p>
    <w:p w14:paraId="07F7C265" w14:textId="77777777" w:rsidR="00B10545" w:rsidRPr="000A2E70" w:rsidRDefault="00B10545" w:rsidP="00B10545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0A2E70">
        <w:rPr>
          <w:rFonts w:ascii="Bookman Old Style" w:hAnsi="Bookman Old Style"/>
          <w:b/>
          <w:bCs/>
          <w:sz w:val="28"/>
          <w:szCs w:val="28"/>
        </w:rPr>
        <w:t xml:space="preserve">   </w:t>
      </w:r>
      <w:ins w:id="242" w:author="TOSHIBA" w:date="2022-08-05T12:43:00Z">
        <w:r w:rsidRPr="000A2E70">
          <w:rPr>
            <w:rFonts w:ascii="Bookman Old Style" w:hAnsi="Bookman Old Style"/>
            <w:b/>
            <w:bCs/>
            <w:sz w:val="28"/>
            <w:szCs w:val="28"/>
          </w:rPr>
          <w:t>Devoir N</w:t>
        </w:r>
      </w:ins>
      <w:r w:rsidRPr="000A2E70">
        <w:rPr>
          <w:rFonts w:ascii="Bookman Old Style" w:hAnsi="Bookman Old Style"/>
          <w:b/>
          <w:bCs/>
          <w:sz w:val="28"/>
          <w:szCs w:val="28"/>
        </w:rPr>
        <w:t>°3</w:t>
      </w:r>
      <w:ins w:id="243" w:author="TOSHIBA" w:date="2022-08-05T12:43:00Z">
        <w:r w:rsidRPr="000A2E70">
          <w:rPr>
            <w:rFonts w:ascii="Bookman Old Style" w:hAnsi="Bookman Old Style"/>
            <w:b/>
            <w:bCs/>
            <w:sz w:val="28"/>
            <w:szCs w:val="28"/>
          </w:rPr>
          <w:t xml:space="preserve"> </w:t>
        </w:r>
      </w:ins>
      <w:r w:rsidRPr="000A2E70">
        <w:rPr>
          <w:rFonts w:ascii="Bookman Old Style" w:hAnsi="Bookman Old Style"/>
          <w:b/>
          <w:bCs/>
          <w:sz w:val="28"/>
          <w:szCs w:val="28"/>
        </w:rPr>
        <w:t xml:space="preserve">NIVEAU 2 </w:t>
      </w:r>
    </w:p>
    <w:p w14:paraId="46E95DA7" w14:textId="77777777" w:rsidR="00B10545" w:rsidRPr="000A2E70" w:rsidRDefault="00B10545" w:rsidP="00B10545">
      <w:pPr>
        <w:jc w:val="both"/>
        <w:rPr>
          <w:rFonts w:ascii="Bookman Old Style" w:hAnsi="Bookman Old Style"/>
          <w:b/>
          <w:bCs/>
          <w:sz w:val="28"/>
          <w:szCs w:val="28"/>
        </w:rPr>
      </w:pPr>
      <w:ins w:id="244" w:author="TOSHIBA" w:date="2022-08-05T12:43:00Z">
        <w:r w:rsidRPr="000A2E70">
          <w:rPr>
            <w:rFonts w:ascii="Bookman Old Style" w:hAnsi="Bookman Old Style"/>
            <w:b/>
            <w:bCs/>
            <w:sz w:val="28"/>
            <w:szCs w:val="28"/>
          </w:rPr>
          <w:t xml:space="preserve">Epreuves </w:t>
        </w:r>
      </w:ins>
      <w:r w:rsidRPr="000A2E70">
        <w:rPr>
          <w:rFonts w:ascii="Bookman Old Style" w:hAnsi="Bookman Old Style"/>
          <w:b/>
          <w:bCs/>
          <w:sz w:val="28"/>
          <w:szCs w:val="28"/>
        </w:rPr>
        <w:t>Pratiques :</w:t>
      </w:r>
      <w:ins w:id="245" w:author="TOSHIBA" w:date="2022-08-05T12:43:00Z">
        <w:r w:rsidRPr="000A2E70">
          <w:rPr>
            <w:rFonts w:ascii="Bookman Old Style" w:hAnsi="Bookman Old Style"/>
            <w:b/>
            <w:bCs/>
            <w:sz w:val="28"/>
            <w:szCs w:val="28"/>
          </w:rPr>
          <w:t xml:space="preserve"> Durée : </w:t>
        </w:r>
      </w:ins>
      <w:r w:rsidRPr="000A2E70">
        <w:rPr>
          <w:rFonts w:ascii="Bookman Old Style" w:hAnsi="Bookman Old Style"/>
          <w:b/>
          <w:bCs/>
          <w:sz w:val="28"/>
          <w:szCs w:val="28"/>
        </w:rPr>
        <w:t>5</w:t>
      </w:r>
      <w:ins w:id="246" w:author="TOSHIBA" w:date="2022-08-05T12:43:00Z">
        <w:r w:rsidRPr="000A2E7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  <w:r w:rsidRPr="000A2E70">
        <w:rPr>
          <w:rFonts w:ascii="Bookman Old Style" w:hAnsi="Bookman Old Style"/>
          <w:b/>
          <w:bCs/>
          <w:sz w:val="28"/>
          <w:szCs w:val="28"/>
        </w:rPr>
        <w:t xml:space="preserve"> 30 mn </w:t>
      </w:r>
    </w:p>
    <w:p w14:paraId="01BABC05" w14:textId="77777777" w:rsidR="00B10545" w:rsidRDefault="00B10545" w:rsidP="00B10545">
      <w:pPr>
        <w:pStyle w:val="Paragraphedeliste"/>
        <w:ind w:left="0"/>
        <w:jc w:val="both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0A2E70">
        <w:rPr>
          <w:rFonts w:ascii="Bookman Old Style" w:hAnsi="Bookman Old Style"/>
          <w:b/>
          <w:bCs/>
          <w:sz w:val="28"/>
          <w:szCs w:val="28"/>
          <w:u w:val="single"/>
        </w:rPr>
        <w:t xml:space="preserve">SUJET </w:t>
      </w:r>
      <w:r>
        <w:rPr>
          <w:rFonts w:ascii="Bookman Old Style" w:hAnsi="Bookman Old Style"/>
          <w:b/>
          <w:bCs/>
          <w:sz w:val="28"/>
          <w:szCs w:val="28"/>
          <w:u w:val="single"/>
        </w:rPr>
        <w:t>AU CHOIX</w:t>
      </w:r>
    </w:p>
    <w:p w14:paraId="73CBB1F4" w14:textId="77777777" w:rsidR="00B10545" w:rsidRDefault="00B10545" w:rsidP="00B10545">
      <w:pPr>
        <w:pStyle w:val="Paragraphedeliste"/>
        <w:ind w:left="0"/>
        <w:jc w:val="both"/>
        <w:rPr>
          <w:rFonts w:ascii="Bookman Old Style" w:hAnsi="Bookman Old Style"/>
          <w:b/>
          <w:bCs/>
          <w:sz w:val="28"/>
          <w:szCs w:val="28"/>
          <w:u w:val="single"/>
        </w:rPr>
      </w:pPr>
    </w:p>
    <w:p w14:paraId="6876C8F0" w14:textId="77777777" w:rsidR="00B10545" w:rsidRDefault="00B10545" w:rsidP="00B10545">
      <w:pPr>
        <w:pStyle w:val="Paragraphedeliste"/>
        <w:ind w:left="0"/>
        <w:jc w:val="both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A/</w:t>
      </w:r>
    </w:p>
    <w:p w14:paraId="3007944D" w14:textId="77777777" w:rsidR="00B10545" w:rsidRDefault="00B10545" w:rsidP="00B10545">
      <w:pPr>
        <w:pStyle w:val="Paragraphedeliste"/>
        <w:ind w:left="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Réaliser le Corsage manche raglan avec les mesures suivantes :</w:t>
      </w:r>
    </w:p>
    <w:p w14:paraId="2DD12424" w14:textId="77777777" w:rsidR="00B10545" w:rsidRDefault="00B10545" w:rsidP="00B10545">
      <w:pPr>
        <w:pStyle w:val="Paragraphedeliste"/>
        <w:ind w:left="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TE 34 cm ; TP 88 cm ; TT 67 cm ; TB 99 cm ; HP 25 cm ; LTDVT 42 cm ; LC 58 cm ; </w:t>
      </w:r>
      <w:proofErr w:type="spellStart"/>
      <w:r>
        <w:rPr>
          <w:rFonts w:ascii="Bookman Old Style" w:hAnsi="Bookman Old Style"/>
          <w:sz w:val="28"/>
          <w:szCs w:val="28"/>
        </w:rPr>
        <w:t>LTDos</w:t>
      </w:r>
      <w:proofErr w:type="spellEnd"/>
      <w:r>
        <w:rPr>
          <w:rFonts w:ascii="Bookman Old Style" w:hAnsi="Bookman Old Style"/>
          <w:sz w:val="28"/>
          <w:szCs w:val="28"/>
        </w:rPr>
        <w:t xml:space="preserve"> 33 cm ; </w:t>
      </w:r>
      <w:proofErr w:type="spellStart"/>
      <w:r>
        <w:rPr>
          <w:rFonts w:ascii="Bookman Old Style" w:hAnsi="Bookman Old Style"/>
          <w:sz w:val="28"/>
          <w:szCs w:val="28"/>
        </w:rPr>
        <w:t>Ldos</w:t>
      </w:r>
      <w:proofErr w:type="spellEnd"/>
      <w:r>
        <w:rPr>
          <w:rFonts w:ascii="Bookman Old Style" w:hAnsi="Bookman Old Style"/>
          <w:sz w:val="28"/>
          <w:szCs w:val="28"/>
        </w:rPr>
        <w:t xml:space="preserve"> 18 cm ; LM 19 cm ; TM 30 cm ; ES 17 cm.</w:t>
      </w:r>
    </w:p>
    <w:p w14:paraId="4B644E92" w14:textId="77777777" w:rsidR="00B10545" w:rsidRDefault="00B10545" w:rsidP="00B10545">
      <w:pPr>
        <w:pStyle w:val="Paragraphedeliste"/>
        <w:ind w:left="0"/>
        <w:jc w:val="both"/>
        <w:rPr>
          <w:rFonts w:ascii="Bookman Old Style" w:hAnsi="Bookman Old Style"/>
          <w:sz w:val="28"/>
          <w:szCs w:val="28"/>
        </w:rPr>
      </w:pPr>
    </w:p>
    <w:p w14:paraId="62271A8B" w14:textId="77777777" w:rsidR="00B10545" w:rsidRDefault="00B10545" w:rsidP="00B10545">
      <w:pPr>
        <w:pStyle w:val="Paragraphedeliste"/>
        <w:ind w:left="0"/>
        <w:jc w:val="both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B/</w:t>
      </w:r>
    </w:p>
    <w:p w14:paraId="113228BB" w14:textId="77777777" w:rsidR="00B10545" w:rsidRDefault="00B10545" w:rsidP="00B10545">
      <w:pPr>
        <w:pStyle w:val="Paragraphedeliste"/>
        <w:ind w:left="0"/>
        <w:jc w:val="both"/>
        <w:rPr>
          <w:rFonts w:ascii="Bookman Old Style" w:hAnsi="Bookman Old Style"/>
          <w:sz w:val="28"/>
          <w:szCs w:val="28"/>
        </w:rPr>
      </w:pPr>
      <w:r w:rsidRPr="003043D3">
        <w:rPr>
          <w:rFonts w:ascii="Bookman Old Style" w:hAnsi="Bookman Old Style"/>
          <w:sz w:val="28"/>
          <w:szCs w:val="28"/>
        </w:rPr>
        <w:t>Réaliser la chemise</w:t>
      </w:r>
      <w:r>
        <w:rPr>
          <w:rFonts w:ascii="Bookman Old Style" w:hAnsi="Bookman Old Style"/>
          <w:sz w:val="28"/>
          <w:szCs w:val="28"/>
        </w:rPr>
        <w:t xml:space="preserve"> manche courte avec les mesures suivantes :</w:t>
      </w:r>
    </w:p>
    <w:p w14:paraId="4C51466E" w14:textId="77777777" w:rsidR="00B10545" w:rsidRPr="00B10545" w:rsidRDefault="00B10545" w:rsidP="00B10545">
      <w:pPr>
        <w:pStyle w:val="Paragraphedeliste"/>
        <w:ind w:left="0"/>
        <w:jc w:val="both"/>
        <w:rPr>
          <w:rFonts w:ascii="Bookman Old Style" w:hAnsi="Bookman Old Style"/>
          <w:sz w:val="28"/>
          <w:szCs w:val="28"/>
          <w:lang w:val="es-US"/>
        </w:rPr>
      </w:pPr>
      <w:r w:rsidRPr="00B10545">
        <w:rPr>
          <w:rFonts w:ascii="Bookman Old Style" w:hAnsi="Bookman Old Style"/>
          <w:sz w:val="28"/>
          <w:szCs w:val="28"/>
          <w:lang w:val="es-US"/>
        </w:rPr>
        <w:t xml:space="preserve">TE 38 </w:t>
      </w:r>
      <w:proofErr w:type="gramStart"/>
      <w:r w:rsidRPr="00B10545">
        <w:rPr>
          <w:rFonts w:ascii="Bookman Old Style" w:hAnsi="Bookman Old Style"/>
          <w:sz w:val="28"/>
          <w:szCs w:val="28"/>
          <w:lang w:val="es-US"/>
        </w:rPr>
        <w:t>cm ;</w:t>
      </w:r>
      <w:proofErr w:type="gramEnd"/>
      <w:r w:rsidRPr="00B10545">
        <w:rPr>
          <w:rFonts w:ascii="Bookman Old Style" w:hAnsi="Bookman Old Style"/>
          <w:sz w:val="28"/>
          <w:szCs w:val="28"/>
          <w:lang w:val="es-US"/>
        </w:rPr>
        <w:t xml:space="preserve"> TP 88 cm ; TB 90 cm ; HP 24 cm ; </w:t>
      </w:r>
      <w:proofErr w:type="spellStart"/>
      <w:r w:rsidRPr="00B10545">
        <w:rPr>
          <w:rFonts w:ascii="Bookman Old Style" w:hAnsi="Bookman Old Style"/>
          <w:sz w:val="28"/>
          <w:szCs w:val="28"/>
          <w:lang w:val="es-US"/>
        </w:rPr>
        <w:t>Ldos</w:t>
      </w:r>
      <w:proofErr w:type="spellEnd"/>
      <w:r w:rsidRPr="00B10545">
        <w:rPr>
          <w:rFonts w:ascii="Bookman Old Style" w:hAnsi="Bookman Old Style"/>
          <w:sz w:val="28"/>
          <w:szCs w:val="28"/>
          <w:lang w:val="es-US"/>
        </w:rPr>
        <w:t xml:space="preserve"> 21 cm ; LM 24 cm.</w:t>
      </w:r>
    </w:p>
    <w:p w14:paraId="02ED4542" w14:textId="77777777" w:rsidR="00B10545" w:rsidRPr="00B10545" w:rsidRDefault="00B10545" w:rsidP="00B10545">
      <w:pPr>
        <w:tabs>
          <w:tab w:val="left" w:pos="2655"/>
        </w:tabs>
        <w:jc w:val="center"/>
        <w:rPr>
          <w:rFonts w:ascii="Bradley Hand ITC" w:hAnsi="Bradley Hand ITC"/>
          <w:b/>
          <w:bCs/>
          <w:sz w:val="2"/>
          <w:szCs w:val="24"/>
        </w:rPr>
      </w:pPr>
    </w:p>
    <w:p w14:paraId="27F23AF8" w14:textId="4487C947" w:rsidR="006726B6" w:rsidRPr="00B10545" w:rsidRDefault="00B10545" w:rsidP="00B10545">
      <w:pPr>
        <w:tabs>
          <w:tab w:val="left" w:pos="2655"/>
        </w:tabs>
        <w:jc w:val="center"/>
        <w:rPr>
          <w:rFonts w:ascii="Bradley Hand ITC" w:hAnsi="Bradley Hand ITC"/>
          <w:sz w:val="36"/>
          <w:szCs w:val="24"/>
          <w:rPrChange w:id="247" w:author="TOSHIBA" w:date="2022-08-05T12:43:00Z">
            <w:rPr/>
          </w:rPrChange>
        </w:rPr>
      </w:pPr>
      <w:r w:rsidRPr="00B10545">
        <w:rPr>
          <w:rFonts w:ascii="Bradley Hand ITC" w:hAnsi="Bradley Hand ITC"/>
          <w:b/>
          <w:bCs/>
          <w:sz w:val="36"/>
          <w:szCs w:val="24"/>
        </w:rPr>
        <w:t>BONNE CHANCE</w:t>
      </w:r>
    </w:p>
    <w:sectPr w:rsidR="006726B6" w:rsidRPr="00B10545" w:rsidSect="00B105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73738"/>
    <w:multiLevelType w:val="hybridMultilevel"/>
    <w:tmpl w:val="BA04D670"/>
    <w:lvl w:ilvl="0" w:tplc="E54A08D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563B68"/>
    <w:multiLevelType w:val="hybridMultilevel"/>
    <w:tmpl w:val="B090FE02"/>
    <w:lvl w:ilvl="0" w:tplc="2D46506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3834FC"/>
    <w:multiLevelType w:val="hybridMultilevel"/>
    <w:tmpl w:val="2EA6DF6E"/>
    <w:lvl w:ilvl="0" w:tplc="197CF32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DF5929"/>
    <w:multiLevelType w:val="hybridMultilevel"/>
    <w:tmpl w:val="4E849DE8"/>
    <w:lvl w:ilvl="0" w:tplc="DE7279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1D3AF8"/>
    <w:multiLevelType w:val="hybridMultilevel"/>
    <w:tmpl w:val="3218202A"/>
    <w:lvl w:ilvl="0" w:tplc="84961648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48D5F54"/>
    <w:multiLevelType w:val="hybridMultilevel"/>
    <w:tmpl w:val="2F4AB5AC"/>
    <w:lvl w:ilvl="0" w:tplc="E3084DC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0295363"/>
    <w:multiLevelType w:val="hybridMultilevel"/>
    <w:tmpl w:val="2F181CAE"/>
    <w:lvl w:ilvl="0" w:tplc="1A98B3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0B6632"/>
    <w:multiLevelType w:val="hybridMultilevel"/>
    <w:tmpl w:val="CA0E0A7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257B8C"/>
    <w:multiLevelType w:val="hybridMultilevel"/>
    <w:tmpl w:val="36F81F34"/>
    <w:lvl w:ilvl="0" w:tplc="F87AF6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E54B8B"/>
    <w:multiLevelType w:val="hybridMultilevel"/>
    <w:tmpl w:val="A75E5AA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4B3E80"/>
    <w:multiLevelType w:val="hybridMultilevel"/>
    <w:tmpl w:val="3BDE3818"/>
    <w:lvl w:ilvl="0" w:tplc="E8C2EA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DA769A"/>
    <w:multiLevelType w:val="hybridMultilevel"/>
    <w:tmpl w:val="D9844018"/>
    <w:lvl w:ilvl="0" w:tplc="2CB68D7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4F66D9F"/>
    <w:multiLevelType w:val="hybridMultilevel"/>
    <w:tmpl w:val="649C41F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904211"/>
    <w:multiLevelType w:val="hybridMultilevel"/>
    <w:tmpl w:val="BD10C758"/>
    <w:lvl w:ilvl="0" w:tplc="61D0EF3E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8072EA4"/>
    <w:multiLevelType w:val="hybridMultilevel"/>
    <w:tmpl w:val="D95C24D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5E495A"/>
    <w:multiLevelType w:val="hybridMultilevel"/>
    <w:tmpl w:val="29981C56"/>
    <w:lvl w:ilvl="0" w:tplc="6E3A01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6141D4C"/>
    <w:multiLevelType w:val="hybridMultilevel"/>
    <w:tmpl w:val="EA16DADC"/>
    <w:lvl w:ilvl="0" w:tplc="E8C0C56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71002EC"/>
    <w:multiLevelType w:val="hybridMultilevel"/>
    <w:tmpl w:val="3BDE3818"/>
    <w:lvl w:ilvl="0" w:tplc="E8C2EA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7CA52EF"/>
    <w:multiLevelType w:val="hybridMultilevel"/>
    <w:tmpl w:val="76949F86"/>
    <w:lvl w:ilvl="0" w:tplc="F29617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8A3545A"/>
    <w:multiLevelType w:val="hybridMultilevel"/>
    <w:tmpl w:val="A9E40B70"/>
    <w:lvl w:ilvl="0" w:tplc="73645F0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D685AF0"/>
    <w:multiLevelType w:val="hybridMultilevel"/>
    <w:tmpl w:val="500AF278"/>
    <w:lvl w:ilvl="0" w:tplc="CBB4479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4"/>
  </w:num>
  <w:num w:numId="3">
    <w:abstractNumId w:val="9"/>
  </w:num>
  <w:num w:numId="4">
    <w:abstractNumId w:val="20"/>
  </w:num>
  <w:num w:numId="5">
    <w:abstractNumId w:val="1"/>
  </w:num>
  <w:num w:numId="6">
    <w:abstractNumId w:val="0"/>
  </w:num>
  <w:num w:numId="7">
    <w:abstractNumId w:val="2"/>
  </w:num>
  <w:num w:numId="8">
    <w:abstractNumId w:val="7"/>
  </w:num>
  <w:num w:numId="9">
    <w:abstractNumId w:val="12"/>
  </w:num>
  <w:num w:numId="10">
    <w:abstractNumId w:val="5"/>
  </w:num>
  <w:num w:numId="11">
    <w:abstractNumId w:val="4"/>
  </w:num>
  <w:num w:numId="12">
    <w:abstractNumId w:val="18"/>
  </w:num>
  <w:num w:numId="13">
    <w:abstractNumId w:val="19"/>
  </w:num>
  <w:num w:numId="14">
    <w:abstractNumId w:val="16"/>
  </w:num>
  <w:num w:numId="15">
    <w:abstractNumId w:val="13"/>
  </w:num>
  <w:num w:numId="16">
    <w:abstractNumId w:val="11"/>
  </w:num>
  <w:num w:numId="17">
    <w:abstractNumId w:val="6"/>
  </w:num>
  <w:num w:numId="18">
    <w:abstractNumId w:val="3"/>
  </w:num>
  <w:num w:numId="19">
    <w:abstractNumId w:val="8"/>
  </w:num>
  <w:num w:numId="20">
    <w:abstractNumId w:val="17"/>
  </w:num>
  <w:num w:numId="21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OSHIBA">
    <w15:presenceInfo w15:providerId="None" w15:userId="TOSHI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EBD"/>
    <w:rsid w:val="00003652"/>
    <w:rsid w:val="00090E34"/>
    <w:rsid w:val="000A2E70"/>
    <w:rsid w:val="000D7C20"/>
    <w:rsid w:val="000F381D"/>
    <w:rsid w:val="00113F27"/>
    <w:rsid w:val="001162C4"/>
    <w:rsid w:val="0012067D"/>
    <w:rsid w:val="0012152B"/>
    <w:rsid w:val="0012278F"/>
    <w:rsid w:val="00133EAD"/>
    <w:rsid w:val="00141D2E"/>
    <w:rsid w:val="00167420"/>
    <w:rsid w:val="00176452"/>
    <w:rsid w:val="00180653"/>
    <w:rsid w:val="00186412"/>
    <w:rsid w:val="001A3857"/>
    <w:rsid w:val="001B5A68"/>
    <w:rsid w:val="00200898"/>
    <w:rsid w:val="002121AD"/>
    <w:rsid w:val="00222C4D"/>
    <w:rsid w:val="00222FE0"/>
    <w:rsid w:val="0022505E"/>
    <w:rsid w:val="00247EBD"/>
    <w:rsid w:val="00251931"/>
    <w:rsid w:val="00275C8E"/>
    <w:rsid w:val="00277B0E"/>
    <w:rsid w:val="003043D3"/>
    <w:rsid w:val="00315EDF"/>
    <w:rsid w:val="00360393"/>
    <w:rsid w:val="00361F25"/>
    <w:rsid w:val="003B56DA"/>
    <w:rsid w:val="003C35A0"/>
    <w:rsid w:val="003F5D7B"/>
    <w:rsid w:val="004315CF"/>
    <w:rsid w:val="00431646"/>
    <w:rsid w:val="00450D2E"/>
    <w:rsid w:val="004A7DE1"/>
    <w:rsid w:val="004C1AE6"/>
    <w:rsid w:val="004C431F"/>
    <w:rsid w:val="00563A61"/>
    <w:rsid w:val="00577ADD"/>
    <w:rsid w:val="005A1563"/>
    <w:rsid w:val="005C2876"/>
    <w:rsid w:val="005E4635"/>
    <w:rsid w:val="005F3432"/>
    <w:rsid w:val="0060076C"/>
    <w:rsid w:val="006061C0"/>
    <w:rsid w:val="00655828"/>
    <w:rsid w:val="006726B6"/>
    <w:rsid w:val="006910D9"/>
    <w:rsid w:val="00707033"/>
    <w:rsid w:val="0071343C"/>
    <w:rsid w:val="00724CCA"/>
    <w:rsid w:val="007815BF"/>
    <w:rsid w:val="0079240B"/>
    <w:rsid w:val="00814BD1"/>
    <w:rsid w:val="0085451C"/>
    <w:rsid w:val="00946CF0"/>
    <w:rsid w:val="009848FC"/>
    <w:rsid w:val="009E07E5"/>
    <w:rsid w:val="00A22341"/>
    <w:rsid w:val="00A31791"/>
    <w:rsid w:val="00A6186B"/>
    <w:rsid w:val="00A85C4F"/>
    <w:rsid w:val="00A904D7"/>
    <w:rsid w:val="00AC69BA"/>
    <w:rsid w:val="00B10545"/>
    <w:rsid w:val="00B1236C"/>
    <w:rsid w:val="00B50BC4"/>
    <w:rsid w:val="00B54382"/>
    <w:rsid w:val="00B61AF8"/>
    <w:rsid w:val="00B75648"/>
    <w:rsid w:val="00BB7244"/>
    <w:rsid w:val="00BF218D"/>
    <w:rsid w:val="00BF4D18"/>
    <w:rsid w:val="00BF7DA8"/>
    <w:rsid w:val="00C1703B"/>
    <w:rsid w:val="00C6675F"/>
    <w:rsid w:val="00C82720"/>
    <w:rsid w:val="00CA5C1F"/>
    <w:rsid w:val="00CE6F9A"/>
    <w:rsid w:val="00D12CE8"/>
    <w:rsid w:val="00D43B6A"/>
    <w:rsid w:val="00D733D5"/>
    <w:rsid w:val="00D811CE"/>
    <w:rsid w:val="00D920A3"/>
    <w:rsid w:val="00DA61E1"/>
    <w:rsid w:val="00DB4628"/>
    <w:rsid w:val="00DC3749"/>
    <w:rsid w:val="00DE333C"/>
    <w:rsid w:val="00E45EE8"/>
    <w:rsid w:val="00E6336A"/>
    <w:rsid w:val="00E70A8B"/>
    <w:rsid w:val="00E828B8"/>
    <w:rsid w:val="00F629D4"/>
    <w:rsid w:val="00F83403"/>
    <w:rsid w:val="00FA3C35"/>
    <w:rsid w:val="00FC58AA"/>
    <w:rsid w:val="00FD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CED1B"/>
  <w15:chartTrackingRefBased/>
  <w15:docId w15:val="{CF907C3A-5906-4703-BD2E-D5AC48A4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50BC4"/>
    <w:pPr>
      <w:ind w:left="720"/>
      <w:contextualSpacing/>
    </w:pPr>
  </w:style>
  <w:style w:type="paragraph" w:styleId="Rvision">
    <w:name w:val="Revision"/>
    <w:hidden/>
    <w:uiPriority w:val="99"/>
    <w:semiHidden/>
    <w:rsid w:val="009E07E5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06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06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1837</Words>
  <Characters>10105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7</cp:revision>
  <cp:lastPrinted>2022-09-09T12:43:00Z</cp:lastPrinted>
  <dcterms:created xsi:type="dcterms:W3CDTF">2022-09-17T12:03:00Z</dcterms:created>
  <dcterms:modified xsi:type="dcterms:W3CDTF">2022-10-07T10:15:00Z</dcterms:modified>
</cp:coreProperties>
</file>